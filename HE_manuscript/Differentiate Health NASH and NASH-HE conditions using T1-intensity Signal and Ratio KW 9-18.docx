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9C757" w14:textId="37DFDA88" w:rsidR="00D12E6C" w:rsidRPr="0032563E" w:rsidRDefault="00244995" w:rsidP="00E5070A">
      <w:r>
        <w:t xml:space="preserve">Title: </w:t>
      </w:r>
      <w:r w:rsidR="00D12E6C" w:rsidRPr="0032563E">
        <w:t>Differentiat</w:t>
      </w:r>
      <w:r w:rsidR="0045070B" w:rsidRPr="0032563E">
        <w:t>ing</w:t>
      </w:r>
      <w:r w:rsidR="00D12E6C" w:rsidRPr="0032563E">
        <w:t xml:space="preserve"> </w:t>
      </w:r>
      <w:r w:rsidR="0045070B" w:rsidRPr="0032563E">
        <w:t>Cirrhosis</w:t>
      </w:r>
      <w:r w:rsidR="00CD53F8" w:rsidRPr="0032563E">
        <w:t xml:space="preserve"> from Healthy Controls</w:t>
      </w:r>
      <w:r w:rsidR="00D12E6C" w:rsidRPr="0032563E">
        <w:t xml:space="preserve"> using T</w:t>
      </w:r>
      <w:r w:rsidR="0045070B" w:rsidRPr="0032563E">
        <w:t>1 Signal Intensity</w:t>
      </w:r>
      <w:r w:rsidR="00D12E6C" w:rsidRPr="0032563E">
        <w:t xml:space="preserve"> </w:t>
      </w:r>
    </w:p>
    <w:p w14:paraId="34415376" w14:textId="77777777" w:rsidR="00D12E6C" w:rsidRPr="0032563E" w:rsidRDefault="00D12E6C" w:rsidP="00E5070A"/>
    <w:p w14:paraId="66A9405D" w14:textId="5ACFD504" w:rsidR="00DA0A17" w:rsidRPr="0032563E" w:rsidRDefault="0050733F" w:rsidP="00E5070A">
      <w:r w:rsidRPr="0032563E">
        <w:t>Abstract</w:t>
      </w:r>
      <w:r w:rsidR="00DA0A17" w:rsidRPr="0032563E">
        <w:t>:</w:t>
      </w:r>
    </w:p>
    <w:p w14:paraId="32C19A18" w14:textId="48415951" w:rsidR="0050733F" w:rsidRPr="0032563E" w:rsidRDefault="0050733F" w:rsidP="00E5070A"/>
    <w:p w14:paraId="41E97679" w14:textId="1C42888A" w:rsidR="00DA0A17" w:rsidRPr="0032563E" w:rsidRDefault="009F52BD" w:rsidP="00EE1ED3">
      <w:r w:rsidRPr="0032563E">
        <w:t xml:space="preserve">T1 shortening on </w:t>
      </w:r>
      <w:r w:rsidR="009D70E8" w:rsidRPr="0032563E">
        <w:t xml:space="preserve">brain </w:t>
      </w:r>
      <w:r w:rsidRPr="0032563E">
        <w:t xml:space="preserve">MRI </w:t>
      </w:r>
      <w:r w:rsidR="009D70E8" w:rsidRPr="0032563E">
        <w:t xml:space="preserve">is a marker of Manganese deposition </w:t>
      </w:r>
      <w:r w:rsidRPr="0032563E">
        <w:t xml:space="preserve">among </w:t>
      </w:r>
      <w:r w:rsidR="00387D8F" w:rsidRPr="0032563E">
        <w:t xml:space="preserve">those with liver </w:t>
      </w:r>
      <w:r w:rsidR="00AC41CF" w:rsidRPr="0032563E">
        <w:t>failure</w:t>
      </w:r>
      <w:r w:rsidR="00387D8F" w:rsidRPr="0032563E">
        <w:t xml:space="preserve"> </w:t>
      </w:r>
      <w:r w:rsidRPr="0032563E">
        <w:t xml:space="preserve">and portal hypertension.  </w:t>
      </w:r>
      <w:r w:rsidR="007B6742" w:rsidRPr="0032563E">
        <w:t xml:space="preserve">We sought to evaluate a fully automated approach to identify increased T1 signal intensity in the brain </w:t>
      </w:r>
      <w:r w:rsidR="00C9322B" w:rsidRPr="0032563E">
        <w:t>using FreeSurfer.</w:t>
      </w:r>
      <w:r w:rsidR="00963A13" w:rsidRPr="0032563E">
        <w:t xml:space="preserve">  </w:t>
      </w:r>
      <w:r w:rsidR="00C9322B" w:rsidRPr="0032563E">
        <w:t xml:space="preserve">We </w:t>
      </w:r>
      <w:r w:rsidR="008D5F83" w:rsidRPr="0032563E">
        <w:t xml:space="preserve">performed </w:t>
      </w:r>
      <w:r w:rsidR="006530CA" w:rsidRPr="0032563E">
        <w:t xml:space="preserve">3T </w:t>
      </w:r>
      <w:r w:rsidR="008D5F83" w:rsidRPr="0032563E">
        <w:t xml:space="preserve">brain MRI on </w:t>
      </w:r>
      <w:r w:rsidR="00385341" w:rsidRPr="0032563E">
        <w:t xml:space="preserve">26 </w:t>
      </w:r>
      <w:r w:rsidR="006530CA" w:rsidRPr="0032563E">
        <w:t xml:space="preserve">participants </w:t>
      </w:r>
      <w:r w:rsidR="00893092" w:rsidRPr="0032563E">
        <w:t xml:space="preserve">with </w:t>
      </w:r>
      <w:r w:rsidR="008D5F83" w:rsidRPr="0032563E">
        <w:t xml:space="preserve">cirrhosis </w:t>
      </w:r>
      <w:r w:rsidR="006530CA" w:rsidRPr="0032563E">
        <w:t>secondary</w:t>
      </w:r>
      <w:r w:rsidR="008D5F83" w:rsidRPr="0032563E">
        <w:t xml:space="preserve"> to</w:t>
      </w:r>
      <w:r w:rsidR="003A26DA" w:rsidRPr="0032563E">
        <w:t xml:space="preserve"> </w:t>
      </w:r>
      <w:r w:rsidR="00650E20" w:rsidRPr="0032563E">
        <w:t>n</w:t>
      </w:r>
      <w:r w:rsidR="003A26DA" w:rsidRPr="0032563E">
        <w:t>on-</w:t>
      </w:r>
      <w:r w:rsidR="00650E20" w:rsidRPr="0032563E">
        <w:t>a</w:t>
      </w:r>
      <w:r w:rsidR="003A26DA" w:rsidRPr="0032563E">
        <w:t xml:space="preserve">lcoholic </w:t>
      </w:r>
      <w:r w:rsidR="00650E20" w:rsidRPr="0032563E">
        <w:t>s</w:t>
      </w:r>
      <w:r w:rsidR="003A26DA" w:rsidRPr="0032563E">
        <w:t>teatohepatitis (NASH)</w:t>
      </w:r>
      <w:r w:rsidR="00CA6219" w:rsidRPr="0032563E">
        <w:t>,</w:t>
      </w:r>
      <w:r w:rsidR="003A26DA" w:rsidRPr="0032563E">
        <w:t xml:space="preserve"> </w:t>
      </w:r>
      <w:r w:rsidR="00893092" w:rsidRPr="0032563E">
        <w:t xml:space="preserve">7 </w:t>
      </w:r>
      <w:r w:rsidR="003A26DA" w:rsidRPr="0032563E">
        <w:t>with hepatic encephalopathy (HE)</w:t>
      </w:r>
      <w:r w:rsidR="00650E20" w:rsidRPr="0032563E">
        <w:t xml:space="preserve"> </w:t>
      </w:r>
      <w:r w:rsidR="00893092" w:rsidRPr="0032563E">
        <w:t xml:space="preserve">and 16 without, </w:t>
      </w:r>
      <w:r w:rsidR="00650E20" w:rsidRPr="0032563E">
        <w:t xml:space="preserve">compared to </w:t>
      </w:r>
      <w:r w:rsidR="00385341" w:rsidRPr="0032563E">
        <w:t xml:space="preserve">30 </w:t>
      </w:r>
      <w:r w:rsidR="00650E20" w:rsidRPr="0032563E">
        <w:t>healthy controls</w:t>
      </w:r>
      <w:r w:rsidR="003A26DA" w:rsidRPr="0032563E">
        <w:t xml:space="preserve">. </w:t>
      </w:r>
      <w:r w:rsidR="00893092" w:rsidRPr="0032563E">
        <w:t xml:space="preserve">Increased </w:t>
      </w:r>
      <w:r w:rsidR="00EA7FA0" w:rsidRPr="0032563E">
        <w:t xml:space="preserve">T1 was noted in </w:t>
      </w:r>
      <w:r w:rsidR="00FB32CD" w:rsidRPr="0032563E">
        <w:t xml:space="preserve">all brain regions </w:t>
      </w:r>
      <w:r w:rsidR="00EE1ED3" w:rsidRPr="0032563E">
        <w:t xml:space="preserve">studied (cerebral cortex and white matter, </w:t>
      </w:r>
      <w:r w:rsidR="00CC6C96" w:rsidRPr="0032563E">
        <w:t xml:space="preserve">putamen, globus pallidus and brainstem) in those with cirrhosis, with or without HE, compared to controls (need p values).  </w:t>
      </w:r>
      <w:r w:rsidR="00EA7FA0" w:rsidRPr="0032563E">
        <w:t xml:space="preserve">A decrease in T1 signal was noted in </w:t>
      </w:r>
      <w:r w:rsidR="00C34583" w:rsidRPr="0032563E">
        <w:t>XXX brain regions</w:t>
      </w:r>
      <w:r w:rsidR="00EA7FA0" w:rsidRPr="0032563E">
        <w:t xml:space="preserve"> in NASH HE compared to NASH without HE</w:t>
      </w:r>
      <w:r w:rsidR="00E7324C" w:rsidRPr="0032563E">
        <w:t xml:space="preserve">, which </w:t>
      </w:r>
      <w:r w:rsidR="008B4F0A" w:rsidRPr="0032563E">
        <w:t xml:space="preserve">may </w:t>
      </w:r>
      <w:r w:rsidR="007A54F2" w:rsidRPr="0032563E">
        <w:t>indicate presence</w:t>
      </w:r>
      <w:r w:rsidR="00E7324C" w:rsidRPr="0032563E">
        <w:t xml:space="preserve"> of brain edem</w:t>
      </w:r>
      <w:r w:rsidR="0050733F" w:rsidRPr="0032563E">
        <w:t>a</w:t>
      </w:r>
      <w:r w:rsidR="00EA7FA0" w:rsidRPr="0032563E">
        <w:t xml:space="preserve">.  </w:t>
      </w:r>
    </w:p>
    <w:p w14:paraId="6C3551A1" w14:textId="77777777" w:rsidR="003A26DA" w:rsidRPr="0032563E" w:rsidRDefault="003A26DA" w:rsidP="00E5070A"/>
    <w:p w14:paraId="76481D20" w14:textId="239226BD" w:rsidR="00CD4DDC" w:rsidRDefault="00606362" w:rsidP="00E5070A">
      <w:pPr>
        <w:rPr>
          <w:ins w:id="0" w:author="Ke Wei" w:date="2019-09-18T11:00:00Z"/>
        </w:rPr>
      </w:pPr>
      <w:r w:rsidRPr="0032563E">
        <w:t>Introduction</w:t>
      </w:r>
      <w:r w:rsidR="00D12E6C" w:rsidRPr="0032563E">
        <w:t>:</w:t>
      </w:r>
    </w:p>
    <w:p w14:paraId="4F02ED58" w14:textId="77777777" w:rsidR="007A62A6" w:rsidRDefault="007A62A6" w:rsidP="00E5070A">
      <w:pPr>
        <w:rPr>
          <w:rFonts w:hint="eastAsia"/>
        </w:rPr>
      </w:pPr>
      <w:bookmarkStart w:id="1" w:name="_GoBack"/>
      <w:bookmarkEnd w:id="1"/>
    </w:p>
    <w:p w14:paraId="7C00D616" w14:textId="22CF9858" w:rsidR="00D05C27" w:rsidRPr="0076596D" w:rsidRDefault="00CD4DDC" w:rsidP="00D05C27">
      <w:pPr>
        <w:rPr>
          <w:color w:val="333333"/>
          <w:spacing w:val="2"/>
          <w:shd w:val="clear" w:color="auto" w:fill="FFFFFF"/>
        </w:rPr>
      </w:pPr>
      <w:r w:rsidRPr="00D8142F">
        <w:t xml:space="preserve">Since </w:t>
      </w:r>
      <w:r w:rsidR="00993917">
        <w:t>the</w:t>
      </w:r>
      <w:r w:rsidR="00993917" w:rsidRPr="00D8142F">
        <w:t xml:space="preserve"> </w:t>
      </w:r>
      <w:r w:rsidRPr="00D8142F">
        <w:t xml:space="preserve">original finding by Inoue </w:t>
      </w:r>
      <w:r w:rsidRPr="003459E6">
        <w:rPr>
          <w:i/>
          <w:iCs/>
        </w:rPr>
        <w:t>et al</w:t>
      </w:r>
      <w:r w:rsidRPr="00D8142F">
        <w:t xml:space="preserve"> in 1991, </w:t>
      </w:r>
      <w:r w:rsidR="00DD499E">
        <w:t xml:space="preserve">it has been well documented that patients with cirrhosis have </w:t>
      </w:r>
      <w:r w:rsidR="00993917">
        <w:t xml:space="preserve">an increased ratio of </w:t>
      </w:r>
      <w:r w:rsidR="00DD499E">
        <w:t xml:space="preserve">T1 signal </w:t>
      </w:r>
      <w:r w:rsidR="00D05C27" w:rsidRPr="00D8142F">
        <w:t>intens</w:t>
      </w:r>
      <w:r w:rsidR="00993917">
        <w:t>ity</w:t>
      </w:r>
      <w:r w:rsidRPr="00D8142F">
        <w:t xml:space="preserve"> </w:t>
      </w:r>
      <w:r w:rsidR="00993917">
        <w:t xml:space="preserve">of the basal ganglia compared to frontal cortex </w:t>
      </w:r>
      <w:r w:rsidRPr="00D8142F">
        <w:t xml:space="preserve">on </w:t>
      </w:r>
      <w:r w:rsidRPr="00084D09">
        <w:t>magnetic resonance imaging</w:t>
      </w:r>
      <w:r w:rsidR="0076596D">
        <w:t xml:space="preserve"> (MRI)</w:t>
      </w:r>
      <w:r w:rsidR="00993917">
        <w:rPr>
          <w:color w:val="333333"/>
          <w:spacing w:val="2"/>
          <w:shd w:val="clear" w:color="auto" w:fill="FFFFFF"/>
        </w:rPr>
        <w:t>.</w:t>
      </w:r>
      <w:r w:rsidR="00D05C27" w:rsidRPr="003459E6">
        <w:rPr>
          <w:color w:val="333333"/>
          <w:spacing w:val="2"/>
          <w:shd w:val="clear" w:color="auto" w:fill="FFFFFF"/>
        </w:rPr>
        <w:t xml:space="preserve">  The current literature</w:t>
      </w:r>
      <w:r w:rsidR="0076596D">
        <w:rPr>
          <w:color w:val="333333"/>
          <w:spacing w:val="2"/>
          <w:shd w:val="clear" w:color="auto" w:fill="FFFFFF"/>
        </w:rPr>
        <w:t>s</w:t>
      </w:r>
      <w:r w:rsidR="00D05C27" w:rsidRPr="003459E6">
        <w:rPr>
          <w:color w:val="333333"/>
          <w:spacing w:val="2"/>
          <w:shd w:val="clear" w:color="auto" w:fill="FFFFFF"/>
        </w:rPr>
        <w:t xml:space="preserve"> suggest that portal hypertension leads to </w:t>
      </w:r>
      <w:r w:rsidR="00FA27F8">
        <w:rPr>
          <w:color w:val="333333"/>
          <w:spacing w:val="2"/>
          <w:shd w:val="clear" w:color="auto" w:fill="FFFFFF"/>
        </w:rPr>
        <w:t>manganese</w:t>
      </w:r>
      <w:r w:rsidR="00D05C27" w:rsidRPr="003459E6">
        <w:rPr>
          <w:color w:val="333333"/>
          <w:spacing w:val="2"/>
          <w:shd w:val="clear" w:color="auto" w:fill="FFFFFF"/>
        </w:rPr>
        <w:t xml:space="preserve"> deposition </w:t>
      </w:r>
      <w:r w:rsidR="00993917">
        <w:rPr>
          <w:color w:val="333333"/>
          <w:spacing w:val="2"/>
          <w:shd w:val="clear" w:color="auto" w:fill="FFFFFF"/>
        </w:rPr>
        <w:t>that preferentially occurs at the</w:t>
      </w:r>
      <w:r w:rsidR="00D05C27" w:rsidRPr="0076596D">
        <w:rPr>
          <w:color w:val="333333"/>
          <w:spacing w:val="2"/>
          <w:shd w:val="clear" w:color="auto" w:fill="FFFFFF"/>
        </w:rPr>
        <w:t xml:space="preserve"> basal ganglia</w:t>
      </w:r>
      <w:r w:rsidR="00993917">
        <w:rPr>
          <w:color w:val="333333"/>
          <w:spacing w:val="2"/>
          <w:shd w:val="clear" w:color="auto" w:fill="FFFFFF"/>
        </w:rPr>
        <w:t xml:space="preserve"> compared to the rest of the brain</w:t>
      </w:r>
      <w:r w:rsidR="0076596D">
        <w:rPr>
          <w:color w:val="333333"/>
          <w:spacing w:val="2"/>
          <w:shd w:val="clear" w:color="auto" w:fill="FFFFFF"/>
        </w:rPr>
        <w:t xml:space="preserve"> </w:t>
      </w:r>
      <w:r w:rsidR="00D87784">
        <w:rPr>
          <w:color w:val="333333"/>
          <w:spacing w:val="2"/>
          <w:shd w:val="clear" w:color="auto" w:fill="FFFFFF"/>
        </w:rPr>
        <w:fldChar w:fldCharType="begin">
          <w:fldData xml:space="preserve">PEVuZE5vdGU+PENpdGU+PEF1dGhvcj5Sb3ZpcmE8L0F1dGhvcj48WWVhcj4yMDA4PC9ZZWFyPjxS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</w:fldData>
        </w:fldChar>
      </w:r>
      <w:r w:rsidR="00D87784">
        <w:rPr>
          <w:color w:val="333333"/>
          <w:spacing w:val="2"/>
          <w:shd w:val="clear" w:color="auto" w:fill="FFFFFF"/>
        </w:rPr>
        <w:instrText xml:space="preserve"> ADDIN EN.CITE </w:instrText>
      </w:r>
      <w:r w:rsidR="00D87784">
        <w:rPr>
          <w:color w:val="333333"/>
          <w:spacing w:val="2"/>
          <w:shd w:val="clear" w:color="auto" w:fill="FFFFFF"/>
        </w:rPr>
        <w:fldChar w:fldCharType="begin">
          <w:fldData xml:space="preserve">PEVuZE5vdGU+PENpdGU+PEF1dGhvcj5Sb3ZpcmE8L0F1dGhvcj48WWVhcj4yMDA4PC9ZZWFyPjxS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</w:fldData>
        </w:fldChar>
      </w:r>
      <w:r w:rsidR="00D87784">
        <w:rPr>
          <w:color w:val="333333"/>
          <w:spacing w:val="2"/>
          <w:shd w:val="clear" w:color="auto" w:fill="FFFFFF"/>
        </w:rPr>
        <w:instrText xml:space="preserve"> ADDIN EN.CITE.DATA </w:instrText>
      </w:r>
      <w:r w:rsidR="00D87784">
        <w:rPr>
          <w:color w:val="333333"/>
          <w:spacing w:val="2"/>
          <w:shd w:val="clear" w:color="auto" w:fill="FFFFFF"/>
        </w:rPr>
      </w:r>
      <w:r w:rsidR="00D87784">
        <w:rPr>
          <w:color w:val="333333"/>
          <w:spacing w:val="2"/>
          <w:shd w:val="clear" w:color="auto" w:fill="FFFFFF"/>
        </w:rPr>
        <w:fldChar w:fldCharType="end"/>
      </w:r>
      <w:r w:rsidR="00D87784">
        <w:rPr>
          <w:color w:val="333333"/>
          <w:spacing w:val="2"/>
          <w:shd w:val="clear" w:color="auto" w:fill="FFFFFF"/>
        </w:rPr>
        <w:fldChar w:fldCharType="separate"/>
      </w:r>
      <w:r w:rsidR="00D87784" w:rsidRPr="00D87784">
        <w:rPr>
          <w:noProof/>
          <w:color w:val="333333"/>
          <w:spacing w:val="2"/>
          <w:shd w:val="clear" w:color="auto" w:fill="FFFFFF"/>
          <w:vertAlign w:val="superscript"/>
        </w:rPr>
        <w:t>1,2</w:t>
      </w:r>
      <w:r w:rsidR="00D87784">
        <w:rPr>
          <w:color w:val="333333"/>
          <w:spacing w:val="2"/>
          <w:shd w:val="clear" w:color="auto" w:fill="FFFFFF"/>
        </w:rPr>
        <w:fldChar w:fldCharType="end"/>
      </w:r>
      <w:r w:rsidR="00D05C27" w:rsidRPr="0076596D">
        <w:rPr>
          <w:color w:val="333333"/>
          <w:spacing w:val="2"/>
          <w:shd w:val="clear" w:color="auto" w:fill="FFFFFF"/>
        </w:rPr>
        <w:t>.</w:t>
      </w:r>
      <w:r w:rsidR="00DD499E">
        <w:rPr>
          <w:color w:val="333333"/>
          <w:spacing w:val="2"/>
          <w:shd w:val="clear" w:color="auto" w:fill="FFFFFF"/>
        </w:rPr>
        <w:t xml:space="preserve">  </w:t>
      </w:r>
      <w:r w:rsidR="00D05C27" w:rsidRPr="0076596D">
        <w:rPr>
          <w:color w:val="333333"/>
          <w:spacing w:val="2"/>
          <w:shd w:val="clear" w:color="auto" w:fill="FFFFFF"/>
        </w:rPr>
        <w:t>While hyperintensity of basal ganglia is well represented, diffuse deposition in the brain has not been previously observed.</w:t>
      </w:r>
      <w:r w:rsidR="0076596D">
        <w:rPr>
          <w:color w:val="333333"/>
          <w:spacing w:val="2"/>
          <w:shd w:val="clear" w:color="auto" w:fill="FFFFFF"/>
        </w:rPr>
        <w:t xml:space="preserve"> </w:t>
      </w:r>
      <w:r w:rsidR="00D05C27" w:rsidRPr="0076596D">
        <w:rPr>
          <w:color w:val="333333"/>
          <w:spacing w:val="2"/>
          <w:shd w:val="clear" w:color="auto" w:fill="FFFFFF"/>
        </w:rPr>
        <w:t xml:space="preserve">However, autopsies of multiple etiologies of </w:t>
      </w:r>
      <w:r w:rsidR="00DD499E">
        <w:rPr>
          <w:color w:val="333333"/>
          <w:spacing w:val="2"/>
          <w:shd w:val="clear" w:color="auto" w:fill="FFFFFF"/>
        </w:rPr>
        <w:t>cirrhosis</w:t>
      </w:r>
      <w:r w:rsidR="00D05C27" w:rsidRPr="0076596D">
        <w:rPr>
          <w:color w:val="333333"/>
          <w:spacing w:val="2"/>
          <w:shd w:val="clear" w:color="auto" w:fill="FFFFFF"/>
        </w:rPr>
        <w:t xml:space="preserve"> </w:t>
      </w:r>
      <w:r w:rsidR="00FA27F8">
        <w:rPr>
          <w:color w:val="333333"/>
          <w:spacing w:val="2"/>
          <w:shd w:val="clear" w:color="auto" w:fill="FFFFFF"/>
        </w:rPr>
        <w:t>with portal hypertension suggest</w:t>
      </w:r>
      <w:r w:rsidR="00D05C27" w:rsidRPr="0076596D">
        <w:rPr>
          <w:color w:val="333333"/>
          <w:spacing w:val="2"/>
          <w:shd w:val="clear" w:color="auto" w:fill="FFFFFF"/>
        </w:rPr>
        <w:t xml:space="preserve"> </w:t>
      </w:r>
      <w:r w:rsidR="00A43216" w:rsidRPr="0076596D">
        <w:rPr>
          <w:color w:val="333333"/>
          <w:spacing w:val="2"/>
          <w:shd w:val="clear" w:color="auto" w:fill="FFFFFF"/>
        </w:rPr>
        <w:t xml:space="preserve">that deposition </w:t>
      </w:r>
      <w:r w:rsidR="00DD499E">
        <w:rPr>
          <w:color w:val="333333"/>
          <w:spacing w:val="2"/>
          <w:shd w:val="clear" w:color="auto" w:fill="FFFFFF"/>
        </w:rPr>
        <w:t>is</w:t>
      </w:r>
      <w:r w:rsidR="00A43216" w:rsidRPr="0076596D">
        <w:rPr>
          <w:color w:val="333333"/>
          <w:spacing w:val="2"/>
          <w:shd w:val="clear" w:color="auto" w:fill="FFFFFF"/>
        </w:rPr>
        <w:t xml:space="preserve"> not limited to basal ganglia</w:t>
      </w:r>
      <w:r w:rsidR="0076596D">
        <w:rPr>
          <w:color w:val="333333"/>
          <w:spacing w:val="2"/>
          <w:shd w:val="clear" w:color="auto" w:fill="FFFFFF"/>
        </w:rPr>
        <w:t xml:space="preserve"> </w:t>
      </w:r>
      <w:r w:rsidR="006A5DB5">
        <w:rPr>
          <w:color w:val="333333"/>
          <w:spacing w:val="2"/>
          <w:shd w:val="clear" w:color="auto" w:fill="FFFFFF"/>
        </w:rPr>
        <w:fldChar w:fldCharType="begin">
          <w:fldData xml:space="preserve">PEVuZE5vdGU+PENpdGU+PEF1dGhvcj5Sb3NlPC9BdXRob3I+PFllYXI+MTk5OTwvWWVhcj48UmVj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</w:fldData>
        </w:fldChar>
      </w:r>
      <w:r w:rsidR="00D87784">
        <w:rPr>
          <w:color w:val="333333"/>
          <w:spacing w:val="2"/>
          <w:shd w:val="clear" w:color="auto" w:fill="FFFFFF"/>
        </w:rPr>
        <w:instrText xml:space="preserve"> ADDIN EN.CITE </w:instrText>
      </w:r>
      <w:r w:rsidR="00D87784">
        <w:rPr>
          <w:color w:val="333333"/>
          <w:spacing w:val="2"/>
          <w:shd w:val="clear" w:color="auto" w:fill="FFFFFF"/>
        </w:rPr>
        <w:fldChar w:fldCharType="begin">
          <w:fldData xml:space="preserve">PEVuZE5vdGU+PENpdGU+PEF1dGhvcj5Sb3NlPC9BdXRob3I+PFllYXI+MTk5OTwvWWVhcj48UmVj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</w:fldData>
        </w:fldChar>
      </w:r>
      <w:r w:rsidR="00D87784">
        <w:rPr>
          <w:color w:val="333333"/>
          <w:spacing w:val="2"/>
          <w:shd w:val="clear" w:color="auto" w:fill="FFFFFF"/>
        </w:rPr>
        <w:instrText xml:space="preserve"> ADDIN EN.CITE.DATA </w:instrText>
      </w:r>
      <w:r w:rsidR="00D87784">
        <w:rPr>
          <w:color w:val="333333"/>
          <w:spacing w:val="2"/>
          <w:shd w:val="clear" w:color="auto" w:fill="FFFFFF"/>
        </w:rPr>
      </w:r>
      <w:r w:rsidR="00D87784">
        <w:rPr>
          <w:color w:val="333333"/>
          <w:spacing w:val="2"/>
          <w:shd w:val="clear" w:color="auto" w:fill="FFFFFF"/>
        </w:rPr>
        <w:fldChar w:fldCharType="end"/>
      </w:r>
      <w:r w:rsidR="006A5DB5">
        <w:rPr>
          <w:color w:val="333333"/>
          <w:spacing w:val="2"/>
          <w:shd w:val="clear" w:color="auto" w:fill="FFFFFF"/>
        </w:rPr>
        <w:fldChar w:fldCharType="separate"/>
      </w:r>
      <w:r w:rsidR="00D87784" w:rsidRPr="00D87784">
        <w:rPr>
          <w:noProof/>
          <w:color w:val="333333"/>
          <w:spacing w:val="2"/>
          <w:shd w:val="clear" w:color="auto" w:fill="FFFFFF"/>
          <w:vertAlign w:val="superscript"/>
        </w:rPr>
        <w:t>3</w:t>
      </w:r>
      <w:r w:rsidR="006A5DB5">
        <w:rPr>
          <w:color w:val="333333"/>
          <w:spacing w:val="2"/>
          <w:shd w:val="clear" w:color="auto" w:fill="FFFFFF"/>
        </w:rPr>
        <w:fldChar w:fldCharType="end"/>
      </w:r>
      <w:r w:rsidR="00A43216" w:rsidRPr="0076596D">
        <w:rPr>
          <w:color w:val="333333"/>
          <w:spacing w:val="2"/>
          <w:shd w:val="clear" w:color="auto" w:fill="FFFFFF"/>
        </w:rPr>
        <w:t xml:space="preserve">. These findings </w:t>
      </w:r>
      <w:r w:rsidR="00FA27F8">
        <w:rPr>
          <w:color w:val="333333"/>
          <w:spacing w:val="2"/>
          <w:shd w:val="clear" w:color="auto" w:fill="FFFFFF"/>
        </w:rPr>
        <w:t>disrupt</w:t>
      </w:r>
      <w:r w:rsidR="00A43216" w:rsidRPr="0076596D">
        <w:rPr>
          <w:color w:val="333333"/>
          <w:spacing w:val="2"/>
          <w:shd w:val="clear" w:color="auto" w:fill="FFFFFF"/>
        </w:rPr>
        <w:t xml:space="preserve"> the </w:t>
      </w:r>
      <w:r w:rsidR="003459E6" w:rsidRPr="003459E6">
        <w:rPr>
          <w:color w:val="333333"/>
          <w:spacing w:val="2"/>
          <w:shd w:val="clear" w:color="auto" w:fill="FFFFFF"/>
        </w:rPr>
        <w:t>long-standing</w:t>
      </w:r>
      <w:r w:rsidR="00A43216" w:rsidRPr="0076596D">
        <w:rPr>
          <w:color w:val="333333"/>
          <w:spacing w:val="2"/>
          <w:shd w:val="clear" w:color="auto" w:fill="FFFFFF"/>
        </w:rPr>
        <w:t xml:space="preserve"> notion that manganese deposition is limited </w:t>
      </w:r>
      <w:r w:rsidR="00D8142F">
        <w:rPr>
          <w:color w:val="333333"/>
          <w:spacing w:val="2"/>
          <w:shd w:val="clear" w:color="auto" w:fill="FFFFFF"/>
        </w:rPr>
        <w:t>to the</w:t>
      </w:r>
      <w:r w:rsidR="00A43216" w:rsidRPr="0076596D">
        <w:rPr>
          <w:color w:val="333333"/>
          <w:spacing w:val="2"/>
          <w:shd w:val="clear" w:color="auto" w:fill="FFFFFF"/>
        </w:rPr>
        <w:t xml:space="preserve"> basal ganglia</w:t>
      </w:r>
      <w:r w:rsidR="00DD499E">
        <w:rPr>
          <w:color w:val="333333"/>
          <w:spacing w:val="2"/>
          <w:shd w:val="clear" w:color="auto" w:fill="FFFFFF"/>
        </w:rPr>
        <w:t>,</w:t>
      </w:r>
      <w:r w:rsidR="00A43216" w:rsidRPr="0076596D">
        <w:rPr>
          <w:color w:val="333333"/>
          <w:spacing w:val="2"/>
          <w:shd w:val="clear" w:color="auto" w:fill="FFFFFF"/>
        </w:rPr>
        <w:t xml:space="preserve"> and the accuracy </w:t>
      </w:r>
      <w:r w:rsidR="00D8142F">
        <w:rPr>
          <w:color w:val="333333"/>
          <w:spacing w:val="2"/>
          <w:shd w:val="clear" w:color="auto" w:fill="FFFFFF"/>
        </w:rPr>
        <w:t xml:space="preserve">of using </w:t>
      </w:r>
      <w:r w:rsidR="00DD499E">
        <w:rPr>
          <w:color w:val="333333"/>
          <w:spacing w:val="2"/>
          <w:shd w:val="clear" w:color="auto" w:fill="FFFFFF"/>
        </w:rPr>
        <w:t>frontal cortex</w:t>
      </w:r>
      <w:r w:rsidR="00D8142F">
        <w:rPr>
          <w:color w:val="333333"/>
          <w:spacing w:val="2"/>
          <w:shd w:val="clear" w:color="auto" w:fill="FFFFFF"/>
        </w:rPr>
        <w:t xml:space="preserve"> </w:t>
      </w:r>
      <w:r w:rsidR="00DD499E">
        <w:rPr>
          <w:color w:val="333333"/>
          <w:spacing w:val="2"/>
          <w:shd w:val="clear" w:color="auto" w:fill="FFFFFF"/>
        </w:rPr>
        <w:t>as a point of comparison for unaffected tissue</w:t>
      </w:r>
      <w:r w:rsidR="00A43216" w:rsidRPr="0076596D">
        <w:rPr>
          <w:color w:val="333333"/>
          <w:spacing w:val="2"/>
          <w:shd w:val="clear" w:color="auto" w:fill="FFFFFF"/>
        </w:rPr>
        <w:t>.</w:t>
      </w:r>
    </w:p>
    <w:p w14:paraId="0C88227F" w14:textId="5DA00BF2" w:rsidR="00A43216" w:rsidRPr="0076596D" w:rsidRDefault="00A43216" w:rsidP="00D05C27">
      <w:pPr>
        <w:rPr>
          <w:color w:val="333333"/>
          <w:spacing w:val="2"/>
          <w:shd w:val="clear" w:color="auto" w:fill="FFFFFF"/>
        </w:rPr>
      </w:pPr>
    </w:p>
    <w:p w14:paraId="3093C046" w14:textId="4DB0743F" w:rsidR="00D8142F" w:rsidRPr="006A5DB5" w:rsidRDefault="00A43216" w:rsidP="00D8142F">
      <w:pPr>
        <w:rPr>
          <w:color w:val="333333"/>
          <w:spacing w:val="2"/>
          <w:shd w:val="clear" w:color="auto" w:fill="FFFFFF"/>
        </w:rPr>
      </w:pPr>
      <w:r w:rsidRPr="0076596D">
        <w:rPr>
          <w:color w:val="333333"/>
          <w:spacing w:val="2"/>
          <w:shd w:val="clear" w:color="auto" w:fill="FFFFFF"/>
        </w:rPr>
        <w:t xml:space="preserve">In </w:t>
      </w:r>
      <w:r w:rsidR="00965BBF" w:rsidRPr="0076596D">
        <w:rPr>
          <w:color w:val="333333"/>
          <w:spacing w:val="2"/>
          <w:shd w:val="clear" w:color="auto" w:fill="FFFFFF"/>
        </w:rPr>
        <w:t>normal clinical practice</w:t>
      </w:r>
      <w:r w:rsidRPr="0076596D">
        <w:rPr>
          <w:color w:val="333333"/>
          <w:spacing w:val="2"/>
          <w:shd w:val="clear" w:color="auto" w:fill="FFFFFF"/>
        </w:rPr>
        <w:t>, MR</w:t>
      </w:r>
      <w:r w:rsidR="0076596D">
        <w:rPr>
          <w:color w:val="333333"/>
          <w:spacing w:val="2"/>
          <w:shd w:val="clear" w:color="auto" w:fill="FFFFFF"/>
        </w:rPr>
        <w:t xml:space="preserve"> images </w:t>
      </w:r>
      <w:r w:rsidR="00965BBF" w:rsidRPr="0076596D">
        <w:rPr>
          <w:color w:val="333333"/>
          <w:spacing w:val="2"/>
          <w:shd w:val="clear" w:color="auto" w:fill="FFFFFF"/>
        </w:rPr>
        <w:t xml:space="preserve">are </w:t>
      </w:r>
      <w:r w:rsidRPr="0076596D">
        <w:rPr>
          <w:color w:val="333333"/>
          <w:spacing w:val="2"/>
          <w:shd w:val="clear" w:color="auto" w:fill="FFFFFF"/>
        </w:rPr>
        <w:t>calibrated by native software</w:t>
      </w:r>
      <w:r w:rsidR="00965BBF" w:rsidRPr="0076596D">
        <w:rPr>
          <w:color w:val="333333"/>
          <w:spacing w:val="2"/>
          <w:shd w:val="clear" w:color="auto" w:fill="FFFFFF"/>
        </w:rPr>
        <w:t xml:space="preserve"> </w:t>
      </w:r>
      <w:r w:rsidR="0076596D">
        <w:rPr>
          <w:color w:val="333333"/>
          <w:spacing w:val="2"/>
          <w:shd w:val="clear" w:color="auto" w:fill="FFFFFF"/>
        </w:rPr>
        <w:t xml:space="preserve">on the scanner </w:t>
      </w:r>
      <w:r w:rsidR="00965BBF" w:rsidRPr="0076596D">
        <w:rPr>
          <w:color w:val="333333"/>
          <w:spacing w:val="2"/>
          <w:shd w:val="clear" w:color="auto" w:fill="FFFFFF"/>
        </w:rPr>
        <w:t xml:space="preserve">into interpretable radiographs </w:t>
      </w:r>
      <w:r w:rsidRPr="0076596D">
        <w:rPr>
          <w:color w:val="333333"/>
          <w:spacing w:val="2"/>
          <w:shd w:val="clear" w:color="auto" w:fill="FFFFFF"/>
        </w:rPr>
        <w:t xml:space="preserve">prior to clinician </w:t>
      </w:r>
      <w:r w:rsidR="00DD499E">
        <w:rPr>
          <w:color w:val="333333"/>
          <w:spacing w:val="2"/>
          <w:shd w:val="clear" w:color="auto" w:fill="FFFFFF"/>
        </w:rPr>
        <w:t>review</w:t>
      </w:r>
      <w:r w:rsidR="0076596D">
        <w:rPr>
          <w:color w:val="333333"/>
          <w:spacing w:val="2"/>
          <w:shd w:val="clear" w:color="auto" w:fill="FFFFFF"/>
        </w:rPr>
        <w:t xml:space="preserve"> </w:t>
      </w:r>
      <w:r w:rsidR="0076596D" w:rsidRPr="0074127F">
        <w:rPr>
          <w:color w:val="333333"/>
          <w:spacing w:val="2"/>
          <w:highlight w:val="yellow"/>
          <w:shd w:val="clear" w:color="auto" w:fill="FFFFFF"/>
        </w:rPr>
        <w:t>[REF]</w:t>
      </w:r>
      <w:r w:rsidRPr="0076596D">
        <w:rPr>
          <w:color w:val="333333"/>
          <w:spacing w:val="2"/>
          <w:shd w:val="clear" w:color="auto" w:fill="FFFFFF"/>
        </w:rPr>
        <w:t xml:space="preserve">. </w:t>
      </w:r>
      <w:r w:rsidR="00DD499E">
        <w:rPr>
          <w:color w:val="333333"/>
          <w:spacing w:val="2"/>
          <w:shd w:val="clear" w:color="auto" w:fill="FFFFFF"/>
        </w:rPr>
        <w:t xml:space="preserve">Calibration is guided by enhancing images to detect ratio of differences of </w:t>
      </w:r>
      <w:r w:rsidR="00396C72" w:rsidRPr="0076596D">
        <w:rPr>
          <w:color w:val="333333"/>
          <w:spacing w:val="2"/>
          <w:shd w:val="clear" w:color="auto" w:fill="FFFFFF"/>
        </w:rPr>
        <w:t>abnormal hyperintensity or hypo</w:t>
      </w:r>
      <w:r w:rsidR="00993917">
        <w:rPr>
          <w:color w:val="333333"/>
          <w:spacing w:val="2"/>
          <w:shd w:val="clear" w:color="auto" w:fill="FFFFFF"/>
        </w:rPr>
        <w:t>-</w:t>
      </w:r>
      <w:r w:rsidR="00396C72" w:rsidRPr="0076596D">
        <w:rPr>
          <w:color w:val="333333"/>
          <w:spacing w:val="2"/>
          <w:shd w:val="clear" w:color="auto" w:fill="FFFFFF"/>
        </w:rPr>
        <w:t>intensity</w:t>
      </w:r>
      <w:r w:rsidR="00D8142F">
        <w:rPr>
          <w:color w:val="333333"/>
          <w:spacing w:val="2"/>
          <w:shd w:val="clear" w:color="auto" w:fill="FFFFFF"/>
        </w:rPr>
        <w:t xml:space="preserve"> compared to a</w:t>
      </w:r>
      <w:r w:rsidR="00DD499E">
        <w:rPr>
          <w:color w:val="333333"/>
          <w:spacing w:val="2"/>
          <w:shd w:val="clear" w:color="auto" w:fill="FFFFFF"/>
        </w:rPr>
        <w:t>reas of</w:t>
      </w:r>
      <w:r w:rsidR="00D8142F">
        <w:rPr>
          <w:color w:val="333333"/>
          <w:spacing w:val="2"/>
          <w:shd w:val="clear" w:color="auto" w:fill="FFFFFF"/>
        </w:rPr>
        <w:t xml:space="preserve"> normal intensit</w:t>
      </w:r>
      <w:r w:rsidR="00DD499E">
        <w:rPr>
          <w:color w:val="333333"/>
          <w:spacing w:val="2"/>
          <w:shd w:val="clear" w:color="auto" w:fill="FFFFFF"/>
        </w:rPr>
        <w:t>y</w:t>
      </w:r>
      <w:r w:rsidR="0076596D">
        <w:rPr>
          <w:color w:val="333333"/>
          <w:spacing w:val="2"/>
          <w:shd w:val="clear" w:color="auto" w:fill="FFFFFF"/>
        </w:rPr>
        <w:t xml:space="preserve"> </w:t>
      </w:r>
      <w:r w:rsidR="0076596D" w:rsidRPr="0074127F">
        <w:rPr>
          <w:color w:val="333333"/>
          <w:spacing w:val="2"/>
          <w:highlight w:val="yellow"/>
          <w:shd w:val="clear" w:color="auto" w:fill="FFFFFF"/>
        </w:rPr>
        <w:t>[REF]</w:t>
      </w:r>
      <w:r w:rsidR="00D8142F">
        <w:rPr>
          <w:color w:val="333333"/>
          <w:spacing w:val="2"/>
          <w:shd w:val="clear" w:color="auto" w:fill="FFFFFF"/>
        </w:rPr>
        <w:t>.</w:t>
      </w:r>
      <w:r w:rsidR="00396C72" w:rsidRPr="0076596D">
        <w:rPr>
          <w:color w:val="333333"/>
          <w:spacing w:val="2"/>
          <w:shd w:val="clear" w:color="auto" w:fill="FFFFFF"/>
        </w:rPr>
        <w:t xml:space="preserve"> </w:t>
      </w:r>
      <w:r w:rsidR="00D8142F">
        <w:rPr>
          <w:color w:val="333333"/>
          <w:spacing w:val="2"/>
          <w:shd w:val="clear" w:color="auto" w:fill="FFFFFF"/>
        </w:rPr>
        <w:t>T</w:t>
      </w:r>
      <w:r w:rsidR="00396C72" w:rsidRPr="0076596D">
        <w:rPr>
          <w:color w:val="333333"/>
          <w:spacing w:val="2"/>
          <w:shd w:val="clear" w:color="auto" w:fill="FFFFFF"/>
        </w:rPr>
        <w:t xml:space="preserve">he </w:t>
      </w:r>
      <w:r w:rsidR="00D8142F">
        <w:rPr>
          <w:color w:val="333333"/>
          <w:spacing w:val="2"/>
          <w:shd w:val="clear" w:color="auto" w:fill="FFFFFF"/>
        </w:rPr>
        <w:t>neurological manifestation</w:t>
      </w:r>
      <w:r w:rsidR="00396C72" w:rsidRPr="0076596D">
        <w:rPr>
          <w:color w:val="333333"/>
          <w:spacing w:val="2"/>
          <w:shd w:val="clear" w:color="auto" w:fill="FFFFFF"/>
        </w:rPr>
        <w:t xml:space="preserve"> </w:t>
      </w:r>
      <w:r w:rsidR="00D8142F">
        <w:rPr>
          <w:color w:val="333333"/>
          <w:spacing w:val="2"/>
          <w:shd w:val="clear" w:color="auto" w:fill="FFFFFF"/>
        </w:rPr>
        <w:t>of portal hypertension</w:t>
      </w:r>
      <w:r w:rsidR="00396C72" w:rsidRPr="0076596D">
        <w:rPr>
          <w:color w:val="333333"/>
          <w:spacing w:val="2"/>
          <w:shd w:val="clear" w:color="auto" w:fill="FFFFFF"/>
        </w:rPr>
        <w:t xml:space="preserve"> previously noted </w:t>
      </w:r>
      <w:r w:rsidR="00D8142F">
        <w:rPr>
          <w:color w:val="333333"/>
          <w:spacing w:val="2"/>
          <w:shd w:val="clear" w:color="auto" w:fill="FFFFFF"/>
        </w:rPr>
        <w:t>exemplifies</w:t>
      </w:r>
      <w:r w:rsidR="00901F71" w:rsidRPr="0076596D">
        <w:rPr>
          <w:color w:val="333333"/>
          <w:spacing w:val="2"/>
          <w:shd w:val="clear" w:color="auto" w:fill="FFFFFF"/>
        </w:rPr>
        <w:t xml:space="preserve"> </w:t>
      </w:r>
      <w:r w:rsidR="004724C1">
        <w:rPr>
          <w:color w:val="333333"/>
          <w:spacing w:val="2"/>
          <w:shd w:val="clear" w:color="auto" w:fill="FFFFFF"/>
        </w:rPr>
        <w:t>one type of ratio that</w:t>
      </w:r>
      <w:r w:rsidR="00DD499E">
        <w:rPr>
          <w:color w:val="333333"/>
          <w:spacing w:val="2"/>
          <w:shd w:val="clear" w:color="auto" w:fill="FFFFFF"/>
        </w:rPr>
        <w:t xml:space="preserve"> may be</w:t>
      </w:r>
      <w:r w:rsidR="00901F71" w:rsidRPr="0076596D">
        <w:rPr>
          <w:color w:val="333333"/>
          <w:spacing w:val="2"/>
          <w:shd w:val="clear" w:color="auto" w:fill="FFFFFF"/>
        </w:rPr>
        <w:t xml:space="preserve"> used for calibrating images</w:t>
      </w:r>
      <w:r w:rsidR="00396C72" w:rsidRPr="0076596D">
        <w:rPr>
          <w:color w:val="333333"/>
          <w:spacing w:val="2"/>
          <w:shd w:val="clear" w:color="auto" w:fill="FFFFFF"/>
        </w:rPr>
        <w:t xml:space="preserve">.  </w:t>
      </w:r>
      <w:r w:rsidR="00901F71" w:rsidRPr="0076596D">
        <w:rPr>
          <w:color w:val="333333"/>
          <w:spacing w:val="2"/>
          <w:shd w:val="clear" w:color="auto" w:fill="FFFFFF"/>
        </w:rPr>
        <w:t>However, a</w:t>
      </w:r>
      <w:r w:rsidR="00965BBF" w:rsidRPr="0076596D">
        <w:rPr>
          <w:color w:val="333333"/>
          <w:spacing w:val="2"/>
          <w:shd w:val="clear" w:color="auto" w:fill="FFFFFF"/>
        </w:rPr>
        <w:t>s</w:t>
      </w:r>
      <w:r w:rsidR="00396C72" w:rsidRPr="0076596D">
        <w:rPr>
          <w:color w:val="333333"/>
          <w:spacing w:val="2"/>
          <w:shd w:val="clear" w:color="auto" w:fill="FFFFFF"/>
        </w:rPr>
        <w:t xml:space="preserve"> a</w:t>
      </w:r>
      <w:r w:rsidR="00965BBF" w:rsidRPr="0076596D">
        <w:rPr>
          <w:color w:val="333333"/>
          <w:spacing w:val="2"/>
          <w:shd w:val="clear" w:color="auto" w:fill="FFFFFF"/>
        </w:rPr>
        <w:t xml:space="preserve"> side effect</w:t>
      </w:r>
      <w:r w:rsidR="00396C72" w:rsidRPr="0076596D">
        <w:rPr>
          <w:color w:val="333333"/>
          <w:spacing w:val="2"/>
          <w:shd w:val="clear" w:color="auto" w:fill="FFFFFF"/>
        </w:rPr>
        <w:t>,</w:t>
      </w:r>
      <w:r w:rsidR="00D8142F">
        <w:rPr>
          <w:color w:val="333333"/>
          <w:spacing w:val="2"/>
          <w:shd w:val="clear" w:color="auto" w:fill="FFFFFF"/>
        </w:rPr>
        <w:t xml:space="preserve"> </w:t>
      </w:r>
      <w:r w:rsidRPr="0076596D">
        <w:rPr>
          <w:color w:val="333333"/>
          <w:spacing w:val="2"/>
          <w:shd w:val="clear" w:color="auto" w:fill="FFFFFF"/>
        </w:rPr>
        <w:t xml:space="preserve">MRI </w:t>
      </w:r>
      <w:r w:rsidR="00DD499E">
        <w:rPr>
          <w:color w:val="333333"/>
          <w:spacing w:val="2"/>
          <w:shd w:val="clear" w:color="auto" w:fill="FFFFFF"/>
        </w:rPr>
        <w:t>intensities</w:t>
      </w:r>
      <w:r w:rsidR="00D8142F">
        <w:rPr>
          <w:color w:val="333333"/>
          <w:spacing w:val="2"/>
          <w:shd w:val="clear" w:color="auto" w:fill="FFFFFF"/>
        </w:rPr>
        <w:t xml:space="preserve"> </w:t>
      </w:r>
      <w:r w:rsidRPr="0076596D">
        <w:rPr>
          <w:color w:val="333333"/>
          <w:spacing w:val="2"/>
          <w:shd w:val="clear" w:color="auto" w:fill="FFFFFF"/>
        </w:rPr>
        <w:t xml:space="preserve">may </w:t>
      </w:r>
      <w:r w:rsidR="00965BBF" w:rsidRPr="0076596D">
        <w:rPr>
          <w:color w:val="333333"/>
          <w:spacing w:val="2"/>
          <w:shd w:val="clear" w:color="auto" w:fill="FFFFFF"/>
        </w:rPr>
        <w:t xml:space="preserve">be artificially </w:t>
      </w:r>
      <w:r w:rsidR="00D8142F">
        <w:rPr>
          <w:color w:val="333333"/>
          <w:spacing w:val="2"/>
          <w:shd w:val="clear" w:color="auto" w:fill="FFFFFF"/>
        </w:rPr>
        <w:t>reduced</w:t>
      </w:r>
      <w:r w:rsidR="00DD499E">
        <w:rPr>
          <w:color w:val="333333"/>
          <w:spacing w:val="2"/>
          <w:shd w:val="clear" w:color="auto" w:fill="FFFFFF"/>
        </w:rPr>
        <w:t xml:space="preserve"> or even erased </w:t>
      </w:r>
      <w:r w:rsidR="00D8142F">
        <w:rPr>
          <w:color w:val="333333"/>
          <w:spacing w:val="2"/>
          <w:shd w:val="clear" w:color="auto" w:fill="FFFFFF"/>
        </w:rPr>
        <w:t>in lieu of enhancing</w:t>
      </w:r>
      <w:r w:rsidR="00DD499E">
        <w:rPr>
          <w:color w:val="333333"/>
          <w:spacing w:val="2"/>
          <w:shd w:val="clear" w:color="auto" w:fill="FFFFFF"/>
        </w:rPr>
        <w:t xml:space="preserve"> images for comparison purposes</w:t>
      </w:r>
      <w:r w:rsidR="00965BBF" w:rsidRPr="0076596D">
        <w:rPr>
          <w:color w:val="333333"/>
          <w:spacing w:val="2"/>
          <w:shd w:val="clear" w:color="auto" w:fill="FFFFFF"/>
        </w:rPr>
        <w:t xml:space="preserve">. </w:t>
      </w:r>
      <w:r w:rsidR="004724C1">
        <w:rPr>
          <w:color w:val="333333"/>
          <w:spacing w:val="2"/>
          <w:shd w:val="clear" w:color="auto" w:fill="FFFFFF"/>
        </w:rPr>
        <w:t xml:space="preserve"> </w:t>
      </w:r>
      <w:r w:rsidR="00D8142F">
        <w:rPr>
          <w:color w:val="333333"/>
          <w:spacing w:val="2"/>
          <w:shd w:val="clear" w:color="auto" w:fill="FFFFFF"/>
        </w:rPr>
        <w:t>While manual</w:t>
      </w:r>
      <w:r w:rsidR="00965BBF" w:rsidRPr="0076596D">
        <w:rPr>
          <w:color w:val="333333"/>
          <w:spacing w:val="2"/>
          <w:shd w:val="clear" w:color="auto" w:fill="FFFFFF"/>
        </w:rPr>
        <w:t xml:space="preserve"> </w:t>
      </w:r>
      <w:r w:rsidR="00D8142F">
        <w:rPr>
          <w:color w:val="333333"/>
          <w:spacing w:val="2"/>
          <w:shd w:val="clear" w:color="auto" w:fill="FFFFFF"/>
        </w:rPr>
        <w:t>re-</w:t>
      </w:r>
      <w:r w:rsidR="00D8142F" w:rsidRPr="00D8142F">
        <w:rPr>
          <w:color w:val="333333"/>
          <w:spacing w:val="2"/>
          <w:shd w:val="clear" w:color="auto" w:fill="FFFFFF"/>
        </w:rPr>
        <w:t>calibration</w:t>
      </w:r>
      <w:r w:rsidR="00901F71" w:rsidRPr="0076596D">
        <w:rPr>
          <w:color w:val="333333"/>
          <w:spacing w:val="2"/>
          <w:shd w:val="clear" w:color="auto" w:fill="FFFFFF"/>
        </w:rPr>
        <w:t xml:space="preserve"> </w:t>
      </w:r>
      <w:r w:rsidR="00D8142F">
        <w:rPr>
          <w:color w:val="333333"/>
          <w:spacing w:val="2"/>
          <w:shd w:val="clear" w:color="auto" w:fill="FFFFFF"/>
        </w:rPr>
        <w:t xml:space="preserve">may be </w:t>
      </w:r>
      <w:r w:rsidR="00901F71" w:rsidRPr="0076596D">
        <w:rPr>
          <w:color w:val="333333"/>
          <w:spacing w:val="2"/>
          <w:shd w:val="clear" w:color="auto" w:fill="FFFFFF"/>
        </w:rPr>
        <w:t xml:space="preserve">performed </w:t>
      </w:r>
      <w:r w:rsidR="00D8142F">
        <w:rPr>
          <w:color w:val="333333"/>
          <w:spacing w:val="2"/>
          <w:shd w:val="clear" w:color="auto" w:fill="FFFFFF"/>
        </w:rPr>
        <w:t xml:space="preserve">to </w:t>
      </w:r>
      <w:r w:rsidR="0076596D">
        <w:rPr>
          <w:color w:val="333333"/>
          <w:spacing w:val="2"/>
          <w:shd w:val="clear" w:color="auto" w:fill="FFFFFF"/>
        </w:rPr>
        <w:t>recalibrated</w:t>
      </w:r>
      <w:r w:rsidR="00D8142F">
        <w:rPr>
          <w:color w:val="333333"/>
          <w:spacing w:val="2"/>
          <w:shd w:val="clear" w:color="auto" w:fill="FFFFFF"/>
        </w:rPr>
        <w:t xml:space="preserve"> </w:t>
      </w:r>
      <w:r w:rsidR="00FA27F8">
        <w:rPr>
          <w:color w:val="333333"/>
          <w:spacing w:val="2"/>
          <w:shd w:val="clear" w:color="auto" w:fill="FFFFFF"/>
        </w:rPr>
        <w:t>radiographic</w:t>
      </w:r>
      <w:r w:rsidR="00D8142F">
        <w:rPr>
          <w:color w:val="333333"/>
          <w:spacing w:val="2"/>
          <w:shd w:val="clear" w:color="auto" w:fill="FFFFFF"/>
        </w:rPr>
        <w:t xml:space="preserve"> to </w:t>
      </w:r>
      <w:r w:rsidR="00FA27F8">
        <w:rPr>
          <w:color w:val="333333"/>
          <w:spacing w:val="2"/>
          <w:shd w:val="clear" w:color="auto" w:fill="FFFFFF"/>
        </w:rPr>
        <w:t>incorporate</w:t>
      </w:r>
      <w:r w:rsidR="00D8142F">
        <w:rPr>
          <w:color w:val="333333"/>
          <w:spacing w:val="2"/>
          <w:shd w:val="clear" w:color="auto" w:fill="FFFFFF"/>
        </w:rPr>
        <w:t xml:space="preserve"> excluded</w:t>
      </w:r>
      <w:r w:rsidR="00965BBF" w:rsidRPr="0076596D">
        <w:rPr>
          <w:color w:val="333333"/>
          <w:spacing w:val="2"/>
          <w:shd w:val="clear" w:color="auto" w:fill="FFFFFF"/>
        </w:rPr>
        <w:t xml:space="preserve"> difference</w:t>
      </w:r>
      <w:r w:rsidR="00D8142F">
        <w:rPr>
          <w:color w:val="333333"/>
          <w:spacing w:val="2"/>
          <w:shd w:val="clear" w:color="auto" w:fill="FFFFFF"/>
        </w:rPr>
        <w:t>s</w:t>
      </w:r>
      <w:r w:rsidR="004724C1">
        <w:rPr>
          <w:color w:val="333333"/>
          <w:spacing w:val="2"/>
          <w:shd w:val="clear" w:color="auto" w:fill="FFFFFF"/>
        </w:rPr>
        <w:t>,</w:t>
      </w:r>
      <w:r w:rsidR="00D8142F">
        <w:rPr>
          <w:color w:val="333333"/>
          <w:spacing w:val="2"/>
          <w:shd w:val="clear" w:color="auto" w:fill="FFFFFF"/>
        </w:rPr>
        <w:t xml:space="preserve"> this is time </w:t>
      </w:r>
      <w:r w:rsidR="004724C1">
        <w:rPr>
          <w:color w:val="333333"/>
          <w:spacing w:val="2"/>
          <w:shd w:val="clear" w:color="auto" w:fill="FFFFFF"/>
        </w:rPr>
        <w:t xml:space="preserve">and resource </w:t>
      </w:r>
      <w:r w:rsidR="00FA27F8">
        <w:rPr>
          <w:color w:val="333333"/>
          <w:spacing w:val="2"/>
          <w:shd w:val="clear" w:color="auto" w:fill="FFFFFF"/>
        </w:rPr>
        <w:t>intensive</w:t>
      </w:r>
      <w:r w:rsidR="00965BBF" w:rsidRPr="0076596D">
        <w:rPr>
          <w:color w:val="333333"/>
          <w:spacing w:val="2"/>
          <w:shd w:val="clear" w:color="auto" w:fill="FFFFFF"/>
        </w:rPr>
        <w:t>.</w:t>
      </w:r>
    </w:p>
    <w:p w14:paraId="10B98906" w14:textId="77777777" w:rsidR="00901F71" w:rsidRDefault="00901F71" w:rsidP="00A43216">
      <w:pPr>
        <w:rPr>
          <w:rFonts w:ascii="Georgia" w:hAnsi="Georgia"/>
          <w:color w:val="333333"/>
          <w:spacing w:val="2"/>
          <w:sz w:val="26"/>
          <w:szCs w:val="26"/>
          <w:shd w:val="clear" w:color="auto" w:fill="FFFFFF"/>
        </w:rPr>
      </w:pPr>
    </w:p>
    <w:p w14:paraId="3213D7AC" w14:textId="3C949FDB" w:rsidR="00901F71" w:rsidRDefault="004724C1" w:rsidP="00901F71">
      <w:r>
        <w:t>Therefore, t</w:t>
      </w:r>
      <w:r w:rsidR="00901F71" w:rsidRPr="00606362">
        <w:t>here is considerable interest in development of automated tools to assist with disease screening and diagnostics, particularly in resource limited situations</w:t>
      </w:r>
      <w:r w:rsidR="00901F71" w:rsidRPr="003D5A61">
        <w:fldChar w:fldCharType="begin">
          <w:fldData xml:space="preserve">PEVuZE5vdGU+PENpdGU+PEF1dGhvcj5DaG95PC9BdXRob3I+PFllYXI+MjAxODwvWWVhcj48UmVj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</w:fldData>
        </w:fldChar>
      </w:r>
      <w:r w:rsidR="00D87784">
        <w:instrText xml:space="preserve"> ADDIN EN.CITE </w:instrText>
      </w:r>
      <w:r w:rsidR="00D87784">
        <w:fldChar w:fldCharType="begin">
          <w:fldData xml:space="preserve">PEVuZE5vdGU+PENpdGU+PEF1dGhvcj5DaG95PC9BdXRob3I+PFllYXI+MjAxODwvWWVhcj48UmVj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</w:fldData>
        </w:fldChar>
      </w:r>
      <w:r w:rsidR="00D87784">
        <w:instrText xml:space="preserve"> ADDIN EN.CITE.DATA </w:instrText>
      </w:r>
      <w:r w:rsidR="00D87784">
        <w:fldChar w:fldCharType="end"/>
      </w:r>
      <w:r w:rsidR="00901F71" w:rsidRPr="003D5A61">
        <w:fldChar w:fldCharType="separate"/>
      </w:r>
      <w:r w:rsidR="00D87784" w:rsidRPr="00D87784">
        <w:rPr>
          <w:noProof/>
          <w:vertAlign w:val="superscript"/>
        </w:rPr>
        <w:t>4,5</w:t>
      </w:r>
      <w:r w:rsidR="00901F71" w:rsidRPr="003D5A61">
        <w:fldChar w:fldCharType="end"/>
      </w:r>
      <w:r w:rsidR="00901F71" w:rsidRPr="00606362">
        <w:t xml:space="preserve">.  </w:t>
      </w:r>
      <w:r w:rsidR="0081047A">
        <w:t>Improvements in computational</w:t>
      </w:r>
      <w:r w:rsidR="00901F71" w:rsidRPr="00606362">
        <w:t xml:space="preserve"> power and machine learning to assist with radiographic evaluation of disease,</w:t>
      </w:r>
      <w:r>
        <w:t xml:space="preserve"> </w:t>
      </w:r>
      <w:r w:rsidR="00901F71" w:rsidRPr="00606362">
        <w:t>including in chest, brain and liver</w:t>
      </w:r>
      <w:r w:rsidR="00901F71" w:rsidRPr="003D5A61">
        <w:fldChar w:fldCharType="begin">
          <w:fldData xml:space="preserve">PEVuZE5vdGU+PENpdGU+PEF1dGhvcj5XYW5nPC9BdXRob3I+PFllYXI+MjAxMjwvWWVhcj48UmVj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</w:fldData>
        </w:fldChar>
      </w:r>
      <w:r w:rsidR="00D87784">
        <w:instrText xml:space="preserve"> ADDIN EN.CITE </w:instrText>
      </w:r>
      <w:r w:rsidR="00D87784">
        <w:fldChar w:fldCharType="begin">
          <w:fldData xml:space="preserve">PEVuZE5vdGU+PENpdGU+PEF1dGhvcj5XYW5nPC9BdXRob3I+PFllYXI+MjAxMjwvWWVhcj48UmVj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</w:fldData>
        </w:fldChar>
      </w:r>
      <w:r w:rsidR="00D87784">
        <w:instrText xml:space="preserve"> ADDIN EN.CITE.DATA </w:instrText>
      </w:r>
      <w:r w:rsidR="00D87784">
        <w:fldChar w:fldCharType="end"/>
      </w:r>
      <w:r w:rsidR="00901F71" w:rsidRPr="003D5A61">
        <w:fldChar w:fldCharType="separate"/>
      </w:r>
      <w:r w:rsidR="00D87784" w:rsidRPr="00D87784">
        <w:rPr>
          <w:noProof/>
          <w:vertAlign w:val="superscript"/>
        </w:rPr>
        <w:t>5-8</w:t>
      </w:r>
      <w:r w:rsidR="00901F71" w:rsidRPr="003D5A61">
        <w:fldChar w:fldCharType="end"/>
      </w:r>
      <w:r w:rsidR="00901F71" w:rsidRPr="00606362">
        <w:t xml:space="preserve">.  Several automated approaches already exist; however, they are primarily used for research with potential for clinical translation.   </w:t>
      </w:r>
    </w:p>
    <w:p w14:paraId="144CEF89" w14:textId="77777777" w:rsidR="00901F71" w:rsidRDefault="00901F71" w:rsidP="00901F71"/>
    <w:p w14:paraId="48EB6A31" w14:textId="638D0A3C" w:rsidR="00901F71" w:rsidRDefault="00901F71" w:rsidP="00A43216">
      <w:pPr>
        <w:rPr>
          <w:rFonts w:ascii="Georgia" w:hAnsi="Georgia"/>
          <w:color w:val="333333"/>
          <w:spacing w:val="2"/>
          <w:sz w:val="26"/>
          <w:szCs w:val="26"/>
          <w:shd w:val="clear" w:color="auto" w:fill="FFFFFF"/>
        </w:rPr>
      </w:pPr>
      <w:r w:rsidRPr="00606362">
        <w:t xml:space="preserve">In this </w:t>
      </w:r>
      <w:r w:rsidR="004724C1">
        <w:t>study</w:t>
      </w:r>
      <w:r w:rsidRPr="00606362">
        <w:t xml:space="preserve">, </w:t>
      </w:r>
      <w:r w:rsidR="004724C1">
        <w:t>we re-visit the paradigm of manganese</w:t>
      </w:r>
      <w:r w:rsidR="004724C1" w:rsidRPr="00606362">
        <w:t xml:space="preserve"> deposition</w:t>
      </w:r>
      <w:r w:rsidR="004724C1">
        <w:t xml:space="preserve"> in the brain</w:t>
      </w:r>
      <w:r w:rsidR="004724C1" w:rsidRPr="00606362">
        <w:t xml:space="preserve"> which is one of the complications of </w:t>
      </w:r>
      <w:r w:rsidR="004724C1">
        <w:t xml:space="preserve">portal hypertension in </w:t>
      </w:r>
      <w:r w:rsidR="004724C1" w:rsidRPr="00606362">
        <w:t>advanced liver disease</w:t>
      </w:r>
      <w:r w:rsidR="004724C1">
        <w:t>.  Herein, w</w:t>
      </w:r>
      <w:r w:rsidRPr="00606362">
        <w:t>e</w:t>
      </w:r>
      <w:r w:rsidR="004724C1">
        <w:t xml:space="preserve"> </w:t>
      </w:r>
      <w:r w:rsidR="00DA5666">
        <w:t xml:space="preserve">sought to </w:t>
      </w:r>
      <w:r w:rsidR="004724C1">
        <w:t xml:space="preserve">characterize manganese deposition through the brain </w:t>
      </w:r>
      <w:r w:rsidR="007A62A6">
        <w:t xml:space="preserve">by automatically quantifying T1-shortening </w:t>
      </w:r>
      <w:r w:rsidR="007A62A6">
        <w:lastRenderedPageBreak/>
        <w:t>on</w:t>
      </w:r>
      <w:r w:rsidR="004724C1">
        <w:t xml:space="preserve"> T1</w:t>
      </w:r>
      <w:r w:rsidR="00DA5666">
        <w:t>-weighted images</w:t>
      </w:r>
      <w:r w:rsidR="004724C1">
        <w:t xml:space="preserve"> </w:t>
      </w:r>
      <w:r w:rsidR="007A62A6">
        <w:t xml:space="preserve">with image analysis software </w:t>
      </w:r>
      <w:r w:rsidR="004724C1">
        <w:t xml:space="preserve">in a population of </w:t>
      </w:r>
      <w:r w:rsidR="00DA5666" w:rsidRPr="0074127F">
        <w:rPr>
          <w:color w:val="222222"/>
          <w:shd w:val="clear" w:color="auto" w:fill="FFFFFF"/>
        </w:rPr>
        <w:t>Nonalcoholic steatohepatitis</w:t>
      </w:r>
      <w:r w:rsidR="00DA5666">
        <w:t xml:space="preserve"> (</w:t>
      </w:r>
      <w:r w:rsidR="004724C1">
        <w:t>NASH</w:t>
      </w:r>
      <w:r w:rsidR="00DA5666">
        <w:t>) patients</w:t>
      </w:r>
      <w:r w:rsidR="004724C1">
        <w:t xml:space="preserve"> compared to controls and to NASH with hepatic encephalopathy</w:t>
      </w:r>
      <w:r w:rsidR="00DA5666">
        <w:t xml:space="preserve"> (NASH+HE)</w:t>
      </w:r>
      <w:r w:rsidR="004724C1">
        <w:t xml:space="preserve">. </w:t>
      </w:r>
    </w:p>
    <w:p w14:paraId="3303AEED" w14:textId="77777777" w:rsidR="00606362" w:rsidRPr="00606362" w:rsidRDefault="00606362"/>
    <w:p w14:paraId="04DAB00E" w14:textId="031CF4AD" w:rsidR="00D12E6C" w:rsidRPr="00606362" w:rsidRDefault="00D12E6C" w:rsidP="00E5070A">
      <w:r w:rsidRPr="00606362">
        <w:t>Method:</w:t>
      </w:r>
    </w:p>
    <w:p w14:paraId="7EA254A2" w14:textId="7FF51553" w:rsidR="003B250E" w:rsidRPr="003B250E" w:rsidRDefault="00485279" w:rsidP="0074127F">
      <w:pPr>
        <w:ind w:firstLine="720"/>
        <w:rPr>
          <w:lang w:eastAsia="en-US"/>
        </w:rPr>
      </w:pPr>
      <w:r w:rsidRPr="00606362">
        <w:t>In this IRB-approved study with written consent, 26 NASH (7 HE, 19 Non-HE) patients and 30 age-matched controls were examined on a General Electric (GE) 3 Tesla scanner</w:t>
      </w:r>
      <w:r w:rsidR="00D5492B" w:rsidRPr="00606362">
        <w:t>, demographics are shown in Table 1</w:t>
      </w:r>
      <w:r w:rsidRPr="00606362">
        <w:t xml:space="preserve">. Standard 3D T1 FSPGR (TE:2.41ms; TR:6.75ms; TI:600ms; slice thickness=1.2mm; matrix 256 x 256; flip angle: 8) </w:t>
      </w:r>
      <w:r w:rsidR="009E72E1" w:rsidRPr="00606362">
        <w:t xml:space="preserve">and single voxel, short echo time point-resolved spectroscopy (PRESS) in the posterior gray matter (PGM) and parietal white matter (PWM) were </w:t>
      </w:r>
      <w:r w:rsidRPr="00606362">
        <w:t xml:space="preserve">obtained. </w:t>
      </w:r>
      <w:r w:rsidR="003B250E">
        <w:t xml:space="preserve"> </w:t>
      </w:r>
      <w:r w:rsidR="003B250E" w:rsidRPr="003B250E">
        <w:rPr>
          <w:lang w:eastAsia="en-US"/>
        </w:rPr>
        <w:t>Hepatic encephalopathy is brain dysfunction caused by liver insufficiency and/or PSS; it manifests as a wide spectrum of neurological or psychiatric abnormalities ranging from subclinical alterations to coma.</w:t>
      </w:r>
      <w:r w:rsidR="00313F84">
        <w:rPr>
          <w:lang w:eastAsia="en-US"/>
        </w:rPr>
        <w:t xml:space="preserve">  </w:t>
      </w:r>
    </w:p>
    <w:p w14:paraId="39B7CA54" w14:textId="2859E711" w:rsidR="0044250E" w:rsidRPr="00606362" w:rsidRDefault="0044250E" w:rsidP="0044250E">
      <w:pPr>
        <w:ind w:firstLine="720"/>
      </w:pPr>
    </w:p>
    <w:p w14:paraId="623C3D20" w14:textId="38CE36C0" w:rsidR="00485279" w:rsidRDefault="00485279" w:rsidP="00251166">
      <w:pPr>
        <w:ind w:firstLine="720"/>
      </w:pPr>
      <w:r w:rsidRPr="00606362">
        <w:t>Averaged T1 intensity values of the left and right side of cerebral cortex (CC), cerebral white matter (CWM), globus pallidus (GP), putamen</w:t>
      </w:r>
      <w:r w:rsidR="008C3ECC" w:rsidRPr="00606362">
        <w:t xml:space="preserve"> </w:t>
      </w:r>
      <w:r w:rsidRPr="00606362">
        <w:t>and brainstem were obtained from automated Freesurfer image analysis suite 6.0</w:t>
      </w:r>
      <w:r w:rsidR="001716FD" w:rsidRPr="00606362">
        <w:fldChar w:fldCharType="begin"/>
      </w:r>
      <w:r w:rsidR="00D87784">
        <w:instrText xml:space="preserve"> ADDIN EN.CITE &lt;EndNote&gt;&lt;Cite&gt;&lt;Author&gt;Dale&lt;/Author&gt;&lt;Year&gt;1999&lt;/Year&gt;&lt;RecNum&gt;6&lt;/RecNum&gt;&lt;IDText&gt;Cortical surface-based analysis. I. Segmentation and surface reconstruction&lt;/IDText&gt;&lt;DisplayText&gt;&lt;style face="superscript"&gt;9&lt;/style&gt;&lt;/DisplayText&gt;&lt;record&gt;&lt;rec-number&gt;6&lt;/rec-number&gt;&lt;foreign-keys&gt;&lt;key app="EN" db-id="0tedww2we9dfa9e02sqxs9z4revd5pafafd5" timestamp="1533767224"&gt;6&lt;/key&gt;&lt;/foreign-keys&gt;&lt;ref-type name="Journal Article"&gt;17&lt;/ref-type&gt;&lt;contributors&gt;&lt;authors&gt;&lt;author&gt;Dale, A. M.&lt;/author&gt;&lt;author&gt;Fischl, B.&lt;/author&gt;&lt;author&gt;Sereno, M. I.&lt;/author&gt;&lt;/authors&gt;&lt;/contributors&gt;&lt;auth-address&gt;Massachusetts General Hosp/Harvard Medical School, Building 149, Charlestown, Massachusetts, 02129, USA. dale@nmr.mgh.harvard.edu&lt;/auth-address&gt;&lt;titles&gt;&lt;title&gt;Cortical surface-based analysis. I. Segmentation and surface reconstruction&lt;/title&gt;&lt;secondary-title&gt;Neuroimage&lt;/secondary-title&gt;&lt;/titles&gt;&lt;periodical&gt;&lt;full-title&gt;Neuroimage&lt;/full-title&gt;&lt;/periodical&gt;&lt;pages&gt;179-94&lt;/pages&gt;&lt;volume&gt;9&lt;/volume&gt;&lt;number&gt;2&lt;/number&gt;&lt;edition&gt;1999/02/05&lt;/edition&gt;&lt;keywords&gt;&lt;keyword&gt;Brain Mapping/instrumentation&lt;/keyword&gt;&lt;keyword&gt;Cerebral Cortex/*anatomy &amp;amp; histology&lt;/keyword&gt;&lt;keyword&gt;Humans&lt;/keyword&gt;&lt;keyword&gt;Image Processing, Computer-Assisted/*instrumentation&lt;/keyword&gt;&lt;keyword&gt;Magnetic Resonance Imaging/*instrumentation&lt;/keyword&gt;&lt;keyword&gt;Reference Values&lt;/keyword&gt;&lt;keyword&gt;Software&lt;/keyword&gt;&lt;/keywords&gt;&lt;dates&gt;&lt;year&gt;1999&lt;/year&gt;&lt;pub-dates&gt;&lt;date&gt;Feb&lt;/date&gt;&lt;/pub-dates&gt;&lt;/dates&gt;&lt;isbn&gt;1053-8119 (Print)&amp;#xD;1053-8119 (Linking)&lt;/isbn&gt;&lt;accession-num&gt;9931268&lt;/accession-num&gt;&lt;urls&gt;&lt;related-urls&gt;&lt;url&gt;https://www.ncbi.nlm.nih.gov/pubmed/9931268&lt;/url&gt;&lt;/related-urls&gt;&lt;/urls&gt;&lt;electronic-resource-num&gt;10.1006/nimg.1998.0395&lt;/electronic-resource-num&gt;&lt;/record&gt;&lt;/Cite&gt;&lt;/EndNote&gt;</w:instrText>
      </w:r>
      <w:r w:rsidR="001716FD" w:rsidRPr="00606362">
        <w:fldChar w:fldCharType="separate"/>
      </w:r>
      <w:r w:rsidR="00D87784" w:rsidRPr="00D87784">
        <w:rPr>
          <w:noProof/>
          <w:vertAlign w:val="superscript"/>
        </w:rPr>
        <w:t>9</w:t>
      </w:r>
      <w:r w:rsidR="001716FD" w:rsidRPr="00606362">
        <w:fldChar w:fldCharType="end"/>
      </w:r>
      <w:r w:rsidRPr="00606362">
        <w:t>.</w:t>
      </w:r>
      <w:r w:rsidR="00D83093" w:rsidRPr="00606362">
        <w:t xml:space="preserve"> The image </w:t>
      </w:r>
      <w:r w:rsidR="00766118" w:rsidRPr="00606362">
        <w:t>used to obtain SI come from the brain extracted image</w:t>
      </w:r>
      <w:r w:rsidR="008C3ECC" w:rsidRPr="00606362">
        <w:t xml:space="preserve"> (</w:t>
      </w:r>
      <w:proofErr w:type="spellStart"/>
      <w:r w:rsidR="008C3ECC" w:rsidRPr="00606362">
        <w:t>brain.mgz</w:t>
      </w:r>
      <w:proofErr w:type="spellEnd"/>
      <w:r w:rsidR="008C3ECC" w:rsidRPr="00606362">
        <w:t>)</w:t>
      </w:r>
      <w:r w:rsidR="00766118" w:rsidRPr="00606362">
        <w:t xml:space="preserve"> using the segmentation labels</w:t>
      </w:r>
      <w:r w:rsidR="008C3ECC" w:rsidRPr="00606362">
        <w:t xml:space="preserve"> (</w:t>
      </w:r>
      <w:proofErr w:type="spellStart"/>
      <w:r w:rsidR="008C3ECC" w:rsidRPr="00606362">
        <w:t>aparg+aseg.mgz</w:t>
      </w:r>
      <w:proofErr w:type="spellEnd"/>
      <w:r w:rsidR="008C3ECC" w:rsidRPr="00606362">
        <w:t>)</w:t>
      </w:r>
      <w:r w:rsidR="00766118" w:rsidRPr="00606362">
        <w:t>.</w:t>
      </w:r>
      <w:r w:rsidRPr="00606362">
        <w:t xml:space="preserve"> Average intensity ratios of GP and putamen with respect to CC, CWM, and brainstem were also calculated. </w:t>
      </w:r>
      <w:r w:rsidR="009E72E1" w:rsidRPr="00606362">
        <w:t>Spectroscopy data was analyzed using Linear Combination Model</w:t>
      </w:r>
      <w:r w:rsidR="003255BC" w:rsidRPr="00606362">
        <w:t xml:space="preserve"> (LC Model) to quantify brain metabolites, including myo-inositol (Ins).</w:t>
      </w:r>
    </w:p>
    <w:p w14:paraId="0898ADD1" w14:textId="77777777" w:rsidR="00251166" w:rsidRPr="00606362" w:rsidRDefault="00251166" w:rsidP="0074127F">
      <w:pPr>
        <w:ind w:firstLine="720"/>
      </w:pPr>
    </w:p>
    <w:p w14:paraId="1F9427F9" w14:textId="4DDA7DC4" w:rsidR="00A377F8" w:rsidRPr="00606362" w:rsidRDefault="00485279" w:rsidP="009E7DEB">
      <w:pPr>
        <w:ind w:firstLine="720"/>
      </w:pPr>
      <w:r w:rsidRPr="00606362">
        <w:t xml:space="preserve">ANOVA was applied to analyze </w:t>
      </w:r>
      <w:r w:rsidR="008C3ECC" w:rsidRPr="00606362">
        <w:t xml:space="preserve">SI ratio </w:t>
      </w:r>
      <w:r w:rsidRPr="00606362">
        <w:t xml:space="preserve">of </w:t>
      </w:r>
      <w:r w:rsidR="008C3ECC" w:rsidRPr="00606362">
        <w:t xml:space="preserve">GP and putamen with respect to CC, CWM, and brainstem </w:t>
      </w:r>
      <w:r w:rsidRPr="00606362">
        <w:t xml:space="preserve">and </w:t>
      </w:r>
      <w:r w:rsidR="008C3ECC" w:rsidRPr="00606362">
        <w:t xml:space="preserve">SI </w:t>
      </w:r>
      <w:r w:rsidRPr="00606362">
        <w:t xml:space="preserve">of </w:t>
      </w:r>
      <w:r w:rsidR="000D35E1" w:rsidRPr="00606362">
        <w:t>CC, CWM,</w:t>
      </w:r>
      <w:r w:rsidR="009E7DEB" w:rsidRPr="00606362">
        <w:t xml:space="preserve"> </w:t>
      </w:r>
      <w:r w:rsidRPr="00606362">
        <w:t>G</w:t>
      </w:r>
      <w:r w:rsidR="000D35E1" w:rsidRPr="00606362">
        <w:t xml:space="preserve">P, </w:t>
      </w:r>
      <w:r w:rsidRPr="00606362">
        <w:t xml:space="preserve">putamen </w:t>
      </w:r>
      <w:r w:rsidR="000D35E1" w:rsidRPr="00606362">
        <w:t xml:space="preserve">and brainstem </w:t>
      </w:r>
      <w:r w:rsidRPr="00606362">
        <w:t xml:space="preserve">regions between controls and NASH. </w:t>
      </w:r>
      <w:r w:rsidR="009E7DEB" w:rsidRPr="00606362">
        <w:t xml:space="preserve">ANOVA p-values were adjusted for false discovery rate and level of significance was set at p&lt;.05. </w:t>
      </w:r>
      <w:r w:rsidR="009A4692" w:rsidRPr="00606362">
        <w:t xml:space="preserve">There was no additional independent effect related to sex, and it was not included in the models. Where ANOVA was significant, between-group differences were assessed using tukey’s honest significant difference test. Two-tailed tests with multiple comparison correction using the </w:t>
      </w:r>
      <w:r w:rsidR="00244995" w:rsidRPr="00606362">
        <w:t>Benjamin</w:t>
      </w:r>
      <w:r w:rsidR="009A4692" w:rsidRPr="00606362">
        <w:t>-Hochberg False Discovery Rate (FDR)</w:t>
      </w:r>
      <w:r w:rsidR="009A4692" w:rsidRPr="00606362">
        <w:fldChar w:fldCharType="begin"/>
      </w:r>
      <w:r w:rsidR="00D87784">
        <w:instrText xml:space="preserve"> ADDIN EN.CITE &lt;EndNote&gt;&lt;Cite&gt;&lt;Author&gt;Benjamini&lt;/Author&gt;&lt;Year&gt;1995&lt;/Year&gt;&lt;RecNum&gt;75&lt;/RecNum&gt;&lt;DisplayText&gt;&lt;style face="superscript"&gt;10&lt;/style&gt;&lt;/DisplayText&gt;&lt;record&gt;&lt;rec-number&gt;75&lt;/rec-number&gt;&lt;foreign-keys&gt;&lt;key app="EN" db-id="0tedww2we9dfa9e02sqxs9z4revd5pafafd5" timestamp="1555718759"&gt;75&lt;/key&gt;&lt;/foreign-keys&gt;&lt;ref-type name="Journal Article"&gt;17&lt;/ref-type&gt;&lt;contributors&gt;&lt;authors&gt;&lt;author&gt;Benjamini, Yoav&lt;/author&gt;&lt;author&gt;Hochberg, Yosef&lt;/author&gt;&lt;/authors&gt;&lt;/contributors&gt;&lt;titles&gt;&lt;title&gt;Controlling the False Discovery Rate: A Practical and Powerful Approach to Multiple Testing&lt;/title&gt;&lt;secondary-title&gt;Journal of the Royal Statistical Society. Series B (Methodological)&lt;/secondary-title&gt;&lt;/titles&gt;&lt;periodical&gt;&lt;full-title&gt;Journal of the Royal Statistical Society. Series B (Methodological)&lt;/full-title&gt;&lt;/periodical&gt;&lt;pages&gt;289-300&lt;/pages&gt;&lt;volume&gt;57&lt;/volume&gt;&lt;number&gt;1&lt;/number&gt;&lt;dates&gt;&lt;year&gt;1995&lt;/year&gt;&lt;/dates&gt;&lt;publisher&gt;[Royal Statistical Society, Wiley]&lt;/publisher&gt;&lt;isbn&gt;00359246&lt;/isbn&gt;&lt;urls&gt;&lt;related-urls&gt;&lt;url&gt;http://www.jstor.org/stable/2346101&lt;/url&gt;&lt;/related-urls&gt;&lt;/urls&gt;&lt;custom1&gt;Full publication date: 1995&lt;/custom1&gt;&lt;remote-database-name&gt;JSTOR&lt;/remote-database-name&gt;&lt;/record&gt;&lt;/Cite&gt;&lt;/EndNote&gt;</w:instrText>
      </w:r>
      <w:r w:rsidR="009A4692" w:rsidRPr="00606362">
        <w:fldChar w:fldCharType="separate"/>
      </w:r>
      <w:r w:rsidR="00D87784" w:rsidRPr="00D87784">
        <w:rPr>
          <w:noProof/>
          <w:vertAlign w:val="superscript"/>
        </w:rPr>
        <w:t>10</w:t>
      </w:r>
      <w:r w:rsidR="009A4692" w:rsidRPr="00606362">
        <w:fldChar w:fldCharType="end"/>
      </w:r>
      <w:r w:rsidR="009A4692" w:rsidRPr="00606362">
        <w:t xml:space="preserve">, where p-values presented are already FDR corrected. </w:t>
      </w:r>
      <w:r w:rsidR="000D35E1" w:rsidRPr="00606362">
        <w:t xml:space="preserve">General linear regression is used to evaluate T1 SI of these 5 regions and </w:t>
      </w:r>
      <w:r w:rsidR="0074127F">
        <w:t>Ins</w:t>
      </w:r>
      <w:r w:rsidR="000D35E1" w:rsidRPr="00606362">
        <w:t xml:space="preserve"> concentration </w:t>
      </w:r>
      <w:r w:rsidR="009E7DEB" w:rsidRPr="00606362">
        <w:t>with</w:t>
      </w:r>
      <w:r w:rsidR="000D35E1" w:rsidRPr="00606362">
        <w:t xml:space="preserve"> class difference</w:t>
      </w:r>
      <w:r w:rsidR="009E7DEB" w:rsidRPr="00606362">
        <w:t xml:space="preserve"> adjusted.</w:t>
      </w:r>
      <w:r w:rsidR="000D35E1" w:rsidRPr="00606362">
        <w:t xml:space="preserve"> </w:t>
      </w:r>
      <w:r w:rsidR="003255BC" w:rsidRPr="00606362">
        <w:t>All s</w:t>
      </w:r>
      <w:r w:rsidRPr="00606362">
        <w:t xml:space="preserve">tatistical analysis was performed with JMP Pro version13 (SAS, Cary NC). </w:t>
      </w:r>
    </w:p>
    <w:p w14:paraId="48EA8BE9" w14:textId="77777777" w:rsidR="00A377F8" w:rsidRPr="00606362" w:rsidRDefault="00A377F8" w:rsidP="00C0167C">
      <w:pPr>
        <w:ind w:firstLine="720"/>
      </w:pPr>
    </w:p>
    <w:p w14:paraId="13DDDAC6" w14:textId="66B1E93F" w:rsidR="00D12E6C" w:rsidRPr="00606362" w:rsidRDefault="00D12E6C" w:rsidP="00A377F8">
      <w:r w:rsidRPr="00606362">
        <w:t>Results:</w:t>
      </w:r>
    </w:p>
    <w:p w14:paraId="461FF7E1" w14:textId="4CB7C0A9" w:rsidR="00037D46" w:rsidRPr="00606362" w:rsidRDefault="001716FD" w:rsidP="00D5492B">
      <w:pPr>
        <w:ind w:firstLine="720"/>
      </w:pPr>
      <w:r w:rsidRPr="00606362">
        <w:t>P</w:t>
      </w:r>
      <w:r w:rsidR="009E22CC" w:rsidRPr="00606362">
        <w:t xml:space="preserve">atients with </w:t>
      </w:r>
      <w:r w:rsidR="00060865" w:rsidRPr="00606362">
        <w:t>advanced liver disease</w:t>
      </w:r>
      <w:r w:rsidR="009E22CC" w:rsidRPr="00606362">
        <w:t xml:space="preserve"> have signal shortening at the globus pallidus shown in T1 sequenc</w:t>
      </w:r>
      <w:r w:rsidR="00060865" w:rsidRPr="00606362">
        <w:t>e</w:t>
      </w:r>
      <w:r w:rsidR="00060865" w:rsidRPr="00606362">
        <w:fldChar w:fldCharType="begin">
          <w:fldData xml:space="preserve">PEVuZE5vdGU+PENpdGU+PEF1dGhvcj5QdWpvbDwvQXV0aG9yPjxZZWFyPjE5OTM8L1llYXI+PFJl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</w:fldData>
        </w:fldChar>
      </w:r>
      <w:r w:rsidR="00D87784">
        <w:instrText xml:space="preserve"> ADDIN EN.CITE </w:instrText>
      </w:r>
      <w:r w:rsidR="00D87784">
        <w:fldChar w:fldCharType="begin">
          <w:fldData xml:space="preserve">PEVuZE5vdGU+PENpdGU+PEF1dGhvcj5QdWpvbDwvQXV0aG9yPjxZZWFyPjE5OTM8L1llYXI+PFJl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</w:fldData>
        </w:fldChar>
      </w:r>
      <w:r w:rsidR="00D87784">
        <w:instrText xml:space="preserve"> ADDIN EN.CITE.DATA </w:instrText>
      </w:r>
      <w:r w:rsidR="00D87784">
        <w:fldChar w:fldCharType="end"/>
      </w:r>
      <w:r w:rsidR="00060865" w:rsidRPr="00606362">
        <w:fldChar w:fldCharType="separate"/>
      </w:r>
      <w:r w:rsidR="00D87784" w:rsidRPr="00D87784">
        <w:rPr>
          <w:noProof/>
          <w:vertAlign w:val="superscript"/>
        </w:rPr>
        <w:t>11,12</w:t>
      </w:r>
      <w:r w:rsidR="00060865" w:rsidRPr="00606362">
        <w:fldChar w:fldCharType="end"/>
      </w:r>
      <w:r w:rsidR="009E22CC" w:rsidRPr="00606362">
        <w:t xml:space="preserve">. </w:t>
      </w:r>
      <w:r w:rsidR="00D12E6C" w:rsidRPr="00606362">
        <w:t xml:space="preserve">Figure 1 </w:t>
      </w:r>
      <w:r w:rsidR="00ED530C" w:rsidRPr="00606362">
        <w:t xml:space="preserve">shows </w:t>
      </w:r>
      <w:r w:rsidR="00D5492B" w:rsidRPr="00606362">
        <w:t xml:space="preserve">sample </w:t>
      </w:r>
      <w:r w:rsidR="009C39AA" w:rsidRPr="00606362">
        <w:t xml:space="preserve">axial views </w:t>
      </w:r>
      <w:r w:rsidR="00D12E6C" w:rsidRPr="00606362">
        <w:t>of control and NASH</w:t>
      </w:r>
      <w:r w:rsidR="009C39AA" w:rsidRPr="00606362">
        <w:t xml:space="preserve"> with</w:t>
      </w:r>
      <w:r w:rsidR="00E01748" w:rsidRPr="00606362">
        <w:t>out adjustment for window and level</w:t>
      </w:r>
      <w:r w:rsidR="00D12E6C" w:rsidRPr="00606362">
        <w:t>.</w:t>
      </w:r>
      <w:r w:rsidR="009E22CC" w:rsidRPr="00606362">
        <w:t xml:space="preserve"> </w:t>
      </w:r>
      <w:r w:rsidR="00A5690B" w:rsidRPr="00606362">
        <w:t>Table 1 reports v</w:t>
      </w:r>
      <w:r w:rsidR="009C39AA" w:rsidRPr="00606362">
        <w:t>alues</w:t>
      </w:r>
      <w:r w:rsidR="00FB48DD" w:rsidRPr="00606362">
        <w:t xml:space="preserve"> for T1 </w:t>
      </w:r>
      <w:r w:rsidR="00ED530C" w:rsidRPr="00606362">
        <w:t xml:space="preserve">SI </w:t>
      </w:r>
      <w:r w:rsidR="00FB48DD" w:rsidRPr="00606362">
        <w:t xml:space="preserve">and </w:t>
      </w:r>
      <w:r w:rsidR="009C39AA" w:rsidRPr="00606362">
        <w:t xml:space="preserve">ratios </w:t>
      </w:r>
      <w:r w:rsidR="00D5492B" w:rsidRPr="00606362">
        <w:t xml:space="preserve">of </w:t>
      </w:r>
      <w:r w:rsidR="009C39AA" w:rsidRPr="00606362">
        <w:t>selected brain regions for controls, NASH and NASH</w:t>
      </w:r>
      <w:r w:rsidR="001735AB" w:rsidRPr="00606362">
        <w:t>+</w:t>
      </w:r>
      <w:r w:rsidR="009C39AA" w:rsidRPr="00606362">
        <w:t>HE and statistical evaluating for significant differences between groups</w:t>
      </w:r>
      <w:r w:rsidR="00C167E9" w:rsidRPr="00606362">
        <w:t>.</w:t>
      </w:r>
      <w:r w:rsidR="001735AB" w:rsidRPr="00606362">
        <w:t xml:space="preserve"> </w:t>
      </w:r>
      <w:r w:rsidR="00D2637C" w:rsidRPr="00606362">
        <w:t xml:space="preserve">Although the </w:t>
      </w:r>
      <w:r w:rsidR="00D5492B" w:rsidRPr="00606362">
        <w:t xml:space="preserve">T1 </w:t>
      </w:r>
      <w:r w:rsidR="006B3748" w:rsidRPr="00606362">
        <w:t>SI</w:t>
      </w:r>
      <w:r w:rsidR="00D5492B" w:rsidRPr="00606362">
        <w:t xml:space="preserve"> ratios of putamen and GP over </w:t>
      </w:r>
      <w:r w:rsidR="00D2637C" w:rsidRPr="00606362">
        <w:t xml:space="preserve">CC, CWM and brainstem </w:t>
      </w:r>
      <w:r w:rsidR="009540D4" w:rsidRPr="00606362">
        <w:t xml:space="preserve">gradually </w:t>
      </w:r>
      <w:r w:rsidR="00D5492B" w:rsidRPr="00606362">
        <w:t>increase</w:t>
      </w:r>
      <w:r w:rsidR="009540D4" w:rsidRPr="00606362">
        <w:t>s</w:t>
      </w:r>
      <w:r w:rsidR="00D5492B" w:rsidRPr="00606362">
        <w:t xml:space="preserve"> for from control to NASH </w:t>
      </w:r>
      <w:r w:rsidR="009540D4" w:rsidRPr="00606362">
        <w:t xml:space="preserve">and NASH </w:t>
      </w:r>
      <w:r w:rsidR="00D5492B" w:rsidRPr="00606362">
        <w:t>to NASH+HE</w:t>
      </w:r>
      <w:r w:rsidR="009540D4" w:rsidRPr="00606362">
        <w:t xml:space="preserve"> and</w:t>
      </w:r>
      <w:r w:rsidR="00D2637C" w:rsidRPr="00606362">
        <w:t xml:space="preserve"> the ANOVA analys</w:t>
      </w:r>
      <w:r w:rsidR="009540D4" w:rsidRPr="00606362">
        <w:t>e</w:t>
      </w:r>
      <w:r w:rsidR="00D2637C" w:rsidRPr="00606362">
        <w:t>s show a p&lt;0.</w:t>
      </w:r>
      <w:r w:rsidR="009540D4" w:rsidRPr="00606362">
        <w:t>0</w:t>
      </w:r>
      <w:r w:rsidR="00D2637C" w:rsidRPr="00606362">
        <w:t xml:space="preserve">01, only the ratio of GP with respect to CWM shows consistent significant between group differences (Figure 2). </w:t>
      </w:r>
      <w:r w:rsidR="009540D4" w:rsidRPr="00606362">
        <w:t>In the other hand, T1 SI intensity of all five regions is higher for patients with NASH and the SI difference for control-NASH and control-NASH+HE pairs is significate for these two pairs in all five regions. Although SI decreases from NASH to NASH+HE for all regions, only CC and CWM shows significant between group difference</w:t>
      </w:r>
      <w:r w:rsidR="00CE76B6" w:rsidRPr="00606362">
        <w:t xml:space="preserve"> (Fig</w:t>
      </w:r>
      <w:r w:rsidR="00037D46" w:rsidRPr="00606362">
        <w:t>ure</w:t>
      </w:r>
      <w:r w:rsidR="00CE76B6" w:rsidRPr="00606362">
        <w:t xml:space="preserve"> 3)</w:t>
      </w:r>
      <w:r w:rsidR="009540D4" w:rsidRPr="00606362">
        <w:t>.</w:t>
      </w:r>
    </w:p>
    <w:p w14:paraId="06893820" w14:textId="77777777" w:rsidR="00251166" w:rsidRDefault="00037D46" w:rsidP="00E5070A">
      <w:r w:rsidRPr="00606362">
        <w:tab/>
      </w:r>
    </w:p>
    <w:p w14:paraId="4E104531" w14:textId="3F72FEAC" w:rsidR="00D12E6C" w:rsidRPr="00606362" w:rsidRDefault="00292C5C" w:rsidP="0074127F">
      <w:pPr>
        <w:ind w:firstLine="720"/>
      </w:pPr>
      <w:r w:rsidRPr="00606362">
        <w:lastRenderedPageBreak/>
        <w:t xml:space="preserve">T1 </w:t>
      </w:r>
      <w:r w:rsidR="00966E8F" w:rsidRPr="00606362">
        <w:t>SI</w:t>
      </w:r>
      <w:r w:rsidRPr="00606362">
        <w:t xml:space="preserve"> </w:t>
      </w:r>
      <w:r w:rsidR="008A1D1E" w:rsidRPr="00606362">
        <w:t xml:space="preserve">increase of CC, CWM, putamen, GP and brainstem </w:t>
      </w:r>
      <w:r w:rsidRPr="00606362">
        <w:t>is s</w:t>
      </w:r>
      <w:r w:rsidR="008A1D1E" w:rsidRPr="00606362">
        <w:t>ignificantly corrected with</w:t>
      </w:r>
      <w:r w:rsidR="00140021" w:rsidRPr="00606362">
        <w:t xml:space="preserve"> </w:t>
      </w:r>
      <w:r w:rsidR="0074127F">
        <w:t>Ins</w:t>
      </w:r>
      <w:r w:rsidR="008A1D1E" w:rsidRPr="00606362">
        <w:t xml:space="preserve"> concentration</w:t>
      </w:r>
      <w:r w:rsidR="00966E8F" w:rsidRPr="00606362">
        <w:t xml:space="preserve"> increase</w:t>
      </w:r>
      <w:r w:rsidR="008A1D1E" w:rsidRPr="00606362">
        <w:t xml:space="preserve">. </w:t>
      </w:r>
      <w:r w:rsidR="00966E8F" w:rsidRPr="00606362">
        <w:t xml:space="preserve">After </w:t>
      </w:r>
      <w:r w:rsidR="00760CBE" w:rsidRPr="00606362">
        <w:t>adjusting</w:t>
      </w:r>
      <w:r w:rsidR="00966E8F" w:rsidRPr="00606362">
        <w:t xml:space="preserve"> the effect of </w:t>
      </w:r>
      <w:r w:rsidR="0074127F">
        <w:t>Ins</w:t>
      </w:r>
      <w:r w:rsidR="00966E8F" w:rsidRPr="00606362">
        <w:t xml:space="preserve"> connection on T1 SI, the between group difference of NASH vs. NASH+HE </w:t>
      </w:r>
      <w:r w:rsidR="00760CBE" w:rsidRPr="00606362">
        <w:t>disappears and the</w:t>
      </w:r>
      <w:r w:rsidR="003705A1" w:rsidRPr="00606362">
        <w:t xml:space="preserve"> ANOVA analysis for CC, putamen, and brainstem have prob =</w:t>
      </w:r>
      <w:r w:rsidR="00251166">
        <w:t>0.99</w:t>
      </w:r>
      <w:r w:rsidR="00760CBE" w:rsidRPr="00606362">
        <w:t xml:space="preserve"> (Table 3)</w:t>
      </w:r>
      <w:r w:rsidR="003705A1" w:rsidRPr="00606362">
        <w:t xml:space="preserve">.  </w:t>
      </w:r>
    </w:p>
    <w:p w14:paraId="1FCE93C2" w14:textId="77777777" w:rsidR="00CC7262" w:rsidRPr="00606362" w:rsidRDefault="00CC7262"/>
    <w:p w14:paraId="613B4EA0" w14:textId="6C573CEA" w:rsidR="00D12E6C" w:rsidRDefault="00D12E6C" w:rsidP="00E5070A">
      <w:r w:rsidRPr="00606362">
        <w:t>Discussion:</w:t>
      </w:r>
      <w:r w:rsidR="004C1DA6" w:rsidRPr="00606362">
        <w:t xml:space="preserve"> </w:t>
      </w:r>
    </w:p>
    <w:p w14:paraId="20C599A7" w14:textId="43E221BC" w:rsidR="007A62A6" w:rsidRPr="00993917" w:rsidRDefault="007A62A6" w:rsidP="0074127F">
      <w:pPr>
        <w:ind w:firstLine="720"/>
      </w:pPr>
      <w:r w:rsidRPr="00606362">
        <w:t>In this study, we evaluated the brain MR T1 image SI change associated with NASH. The intension of this study is to quantify the effect of NASH in the brain in a radiographic perspective rather than using it as a screening tool for liver failure. We found that SI ration of GP and putamen with respect a region outside of basal ganglia, such as the CC, CWM, or brainstem increased from control to NASH. This finding is in agreement with the literates [REF]; however, we observed a SI ratio increase from NASH to NASH+HE. In addition, T1 SI</w:t>
      </w:r>
      <w:r w:rsidR="00D5306F">
        <w:t xml:space="preserve"> along</w:t>
      </w:r>
      <w:r w:rsidRPr="00606362">
        <w:t xml:space="preserve"> increased from control to NASH but decreased from N</w:t>
      </w:r>
      <w:r w:rsidR="00D5306F">
        <w:t>A</w:t>
      </w:r>
      <w:r w:rsidRPr="00606362">
        <w:t xml:space="preserve">SH to NASH+HE in all five brain regions but the SI difference between NASH+HE disappeared after adjusting for Ins effect.  </w:t>
      </w:r>
    </w:p>
    <w:p w14:paraId="4EF7420B" w14:textId="77777777" w:rsidR="007A62A6" w:rsidRPr="00606362" w:rsidRDefault="007A62A6" w:rsidP="00E5070A"/>
    <w:p w14:paraId="1B45FEED" w14:textId="20D23926" w:rsidR="00854F7D" w:rsidRPr="00606362" w:rsidRDefault="005D441F" w:rsidP="00854F7D">
      <w:pPr>
        <w:ind w:firstLine="720"/>
      </w:pPr>
      <w:r w:rsidRPr="00606362">
        <w:t xml:space="preserve">T1 SI shortening in the basal ganglia region is an established MR marker for patients with liver failure [REF].  </w:t>
      </w:r>
      <w:r w:rsidR="00A01E03" w:rsidRPr="00606362">
        <w:t xml:space="preserve">We did not expect to identify significant </w:t>
      </w:r>
      <w:r w:rsidR="00E422A1" w:rsidRPr="00606362">
        <w:t xml:space="preserve">differences in T1 </w:t>
      </w:r>
      <w:r w:rsidRPr="00606362">
        <w:t>SI</w:t>
      </w:r>
      <w:r w:rsidR="00E422A1" w:rsidRPr="00606362">
        <w:t xml:space="preserve"> in all brain regions</w:t>
      </w:r>
      <w:r w:rsidRPr="00606362">
        <w:t xml:space="preserve">. </w:t>
      </w:r>
      <w:r w:rsidR="00362949">
        <w:t xml:space="preserve">Yet, </w:t>
      </w:r>
      <w:r w:rsidRPr="00606362">
        <w:t xml:space="preserve">SI increase in CC, CWM and brainstem </w:t>
      </w:r>
      <w:r w:rsidR="00854F7D" w:rsidRPr="00606362">
        <w:t>regions (</w:t>
      </w:r>
      <w:r w:rsidRPr="00606362">
        <w:t>Table 1 and Figure 3) indicates widespread manganese deposition beyond areas</w:t>
      </w:r>
      <w:r w:rsidR="00274483">
        <w:t>,</w:t>
      </w:r>
      <w:r w:rsidRPr="00606362">
        <w:t xml:space="preserve"> putamen and GP, typically associated with cirrhosis in imaging studies. Changes in signal in all brain regions represents a problem with using ratios between these brain regions as a method to account for technical differences in signal intensity. </w:t>
      </w:r>
      <w:r w:rsidR="00854F7D" w:rsidRPr="00606362">
        <w:t>T</w:t>
      </w:r>
      <w:r w:rsidR="00E422A1" w:rsidRPr="00606362">
        <w:t xml:space="preserve">his finding is concordant with multiple radiological-pathological correlation studies which noted higher manganese deposition </w:t>
      </w:r>
      <w:r w:rsidR="00117E82" w:rsidRPr="00606362">
        <w:t>throughout the</w:t>
      </w:r>
      <w:r w:rsidR="00E422A1" w:rsidRPr="00606362">
        <w:t xml:space="preserve"> </w:t>
      </w:r>
      <w:r w:rsidR="00117E82" w:rsidRPr="00606362">
        <w:t>brain</w:t>
      </w:r>
      <w:r w:rsidR="00E422A1" w:rsidRPr="00606362">
        <w:t xml:space="preserve"> in cirrhosis or significant portal hypertension compared to controls</w:t>
      </w:r>
      <w:r w:rsidR="00060865" w:rsidRPr="0032563E">
        <w:fldChar w:fldCharType="begin">
          <w:fldData xml:space="preserve">PEVuZE5vdGU+PENpdGU+PEF1dGhvcj5LcmllZ2VyPC9BdXRob3I+PFllYXI+MTk5NTwvWWVhcj48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</w:fldData>
        </w:fldChar>
      </w:r>
      <w:r w:rsidR="00D87784">
        <w:instrText xml:space="preserve"> ADDIN EN.CITE </w:instrText>
      </w:r>
      <w:r w:rsidR="00D87784">
        <w:fldChar w:fldCharType="begin">
          <w:fldData xml:space="preserve">PEVuZE5vdGU+PENpdGU+PEF1dGhvcj5LcmllZ2VyPC9BdXRob3I+PFllYXI+MTk5NTwvWWVhcj48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</w:fldData>
        </w:fldChar>
      </w:r>
      <w:r w:rsidR="00D87784">
        <w:instrText xml:space="preserve"> ADDIN EN.CITE.DATA </w:instrText>
      </w:r>
      <w:r w:rsidR="00D87784">
        <w:fldChar w:fldCharType="end"/>
      </w:r>
      <w:r w:rsidR="00060865" w:rsidRPr="0032563E">
        <w:fldChar w:fldCharType="separate"/>
      </w:r>
      <w:r w:rsidR="00D87784" w:rsidRPr="00D87784">
        <w:rPr>
          <w:noProof/>
          <w:vertAlign w:val="superscript"/>
        </w:rPr>
        <w:t>3,12-14</w:t>
      </w:r>
      <w:r w:rsidR="00060865" w:rsidRPr="0032563E">
        <w:fldChar w:fldCharType="end"/>
      </w:r>
      <w:r w:rsidR="00060865" w:rsidRPr="00606362">
        <w:t>.</w:t>
      </w:r>
      <w:r w:rsidR="00E422A1" w:rsidRPr="00606362">
        <w:t xml:space="preserve">  </w:t>
      </w:r>
      <w:r w:rsidR="00491FBA" w:rsidRPr="00606362">
        <w:t>Our findings are also in agreement with a 1996 AJNR study quantified T1 using multiple acquisitions with varying repetition time and showed T1  shortening in the cortex and white matter as well as the basal ganglia of patients with chronic liver disease</w:t>
      </w:r>
      <w:r w:rsidR="00060865" w:rsidRPr="0032563E">
        <w:fldChar w:fldCharType="begin"/>
      </w:r>
      <w:r w:rsidR="00D87784">
        <w:instrText xml:space="preserve"> ADDIN EN.CITE &lt;EndNote&gt;&lt;Cite&gt;&lt;Author&gt;Vymazal&lt;/Author&gt;&lt;Year&gt;1996&lt;/Year&gt;&lt;RecNum&gt;0&lt;/RecNum&gt;&lt;IDText&gt;T1 and T2 alterations in the brains of patients with hepatic cirrhosis&lt;/IDText&gt;&lt;DisplayText&gt;&lt;style face="superscript"&gt;12&lt;/style&gt;&lt;/DisplayText&gt;&lt;record&gt;&lt;dates&gt;&lt;pub-dates&gt;&lt;date&gt;Feb&lt;/date&gt;&lt;/pub-dates&gt;&lt;year&gt;1996&lt;/year&gt;&lt;/dates&gt;&lt;keywords&gt;&lt;keyword&gt;Adult&lt;/keyword&gt;&lt;keyword&gt;Aged&lt;/keyword&gt;&lt;keyword&gt;Brain/pathology&lt;/keyword&gt;&lt;keyword&gt;Brain Mapping&lt;/keyword&gt;&lt;keyword&gt;Female&lt;/keyword&gt;&lt;keyword&gt;Hepatic Encephalopathy/*diagnosis&lt;/keyword&gt;&lt;keyword&gt;Humans&lt;/keyword&gt;&lt;keyword&gt;Liver Cirrhosis/*diagnosis&lt;/keyword&gt;&lt;keyword&gt;Liver Cirrhosis, Alcoholic/*diagnosis&lt;/keyword&gt;&lt;keyword&gt;*Magnetic Resonance Imaging&lt;/keyword&gt;&lt;keyword&gt;Male&lt;/keyword&gt;&lt;keyword&gt;Middle Aged&lt;/keyword&gt;&lt;keyword&gt;Reference Values&lt;/keyword&gt;&lt;/keywords&gt;&lt;isbn&gt;0195-6108 (Print)&amp;#xD;0195-6108&lt;/isbn&gt;&lt;titles&gt;&lt;title&gt;T1 and T2 alterations in the brains of patients with hepatic cirrhosis&lt;/title&gt;&lt;secondary-title&gt;AJNR Am J Neuroradiol&lt;/secondary-title&gt;&lt;/titles&gt;&lt;pages&gt;333-6&lt;/pages&gt;&lt;number&gt;2&lt;/number&gt;&lt;contributors&gt;&lt;authors&gt;&lt;author&gt;Vymazal, J.&lt;/author&gt;&lt;author&gt;Babis, M.&lt;/author&gt;&lt;author&gt;Brooks, R. A.&lt;/author&gt;&lt;author&gt;Filip, K.&lt;/author&gt;&lt;author&gt;Dezortova, M.&lt;/author&gt;&lt;author&gt;Hrncarkova, H.&lt;/author&gt;&lt;author&gt;Hajek, M.&lt;/author&gt;&lt;/authors&gt;&lt;/contributors&gt;&lt;edition&gt;1996/02/01&lt;/edition&gt;&lt;language&gt;eng&lt;/language&gt;&lt;added-date format="utc"&gt;1564685779&lt;/added-date&gt;&lt;ref-type name="Journal Article"&gt;17&lt;/ref-type&gt;&lt;auth-address&gt;Neuroimaging Branch, NINDS, National Institutes of Health, Bethesda, MD, USA.&lt;/auth-address&gt;&lt;remote-database-provider&gt;NLM&lt;/remote-database-provider&gt;&lt;rec-number&gt;131&lt;/rec-number&gt;&lt;last-updated-date format="utc"&gt;1564685779&lt;/last-updated-date&gt;&lt;accession-num&gt;8938307&lt;/accession-num&gt;&lt;volume&gt;17&lt;/volume&gt;&lt;/record&gt;&lt;/Cite&gt;&lt;/EndNote&gt;</w:instrText>
      </w:r>
      <w:r w:rsidR="00060865" w:rsidRPr="0032563E">
        <w:fldChar w:fldCharType="separate"/>
      </w:r>
      <w:r w:rsidR="00D87784" w:rsidRPr="00D87784">
        <w:rPr>
          <w:noProof/>
          <w:vertAlign w:val="superscript"/>
        </w:rPr>
        <w:t>12</w:t>
      </w:r>
      <w:r w:rsidR="00060865" w:rsidRPr="0032563E">
        <w:fldChar w:fldCharType="end"/>
      </w:r>
      <w:r w:rsidR="00491FBA" w:rsidRPr="00606362">
        <w:t xml:space="preserve">.  </w:t>
      </w:r>
      <w:r w:rsidR="00C24077" w:rsidRPr="00606362">
        <w:t>This raises the question of why other studies do not</w:t>
      </w:r>
      <w:r w:rsidR="000D08B8" w:rsidRPr="00606362">
        <w:t xml:space="preserve"> report T1 signal abnormalities </w:t>
      </w:r>
      <w:r w:rsidR="00040C2D" w:rsidRPr="00606362">
        <w:t xml:space="preserve">outside the </w:t>
      </w:r>
      <w:r w:rsidR="00E471BC" w:rsidRPr="00606362">
        <w:t xml:space="preserve">basal ganglia. </w:t>
      </w:r>
      <w:r w:rsidR="00ED7C9C" w:rsidRPr="00606362">
        <w:t>The most apparent reason is</w:t>
      </w:r>
      <w:r w:rsidR="00C03C3C" w:rsidRPr="00606362">
        <w:t xml:space="preserve"> that </w:t>
      </w:r>
      <w:r w:rsidR="005C61DA" w:rsidRPr="00606362">
        <w:t>stud</w:t>
      </w:r>
      <w:r w:rsidR="00A149DB" w:rsidRPr="00606362">
        <w:t xml:space="preserve">ies </w:t>
      </w:r>
      <w:r w:rsidR="00C03C3C" w:rsidRPr="00606362">
        <w:t>utiliz</w:t>
      </w:r>
      <w:r w:rsidR="00A149DB" w:rsidRPr="00606362">
        <w:t>e</w:t>
      </w:r>
      <w:r w:rsidR="00C03C3C" w:rsidRPr="00606362">
        <w:t xml:space="preserve"> intensity ratios between the basal </w:t>
      </w:r>
      <w:r w:rsidR="005C61DA" w:rsidRPr="00606362">
        <w:t>ganglia</w:t>
      </w:r>
      <w:r w:rsidR="00A149DB" w:rsidRPr="00606362">
        <w:t xml:space="preserve"> and a reference region outside of the basal ganglia, such as CC, CWM or brainstem</w:t>
      </w:r>
      <w:r w:rsidR="005C61DA" w:rsidRPr="00606362">
        <w:t>.</w:t>
      </w:r>
      <w:r w:rsidR="00A149DB" w:rsidRPr="00606362">
        <w:t xml:space="preserve"> Thus, the orthotic method that most clinical studies use, obtaining images</w:t>
      </w:r>
      <w:r w:rsidR="00E471BC" w:rsidRPr="00606362">
        <w:t xml:space="preserve"> on different scanners </w:t>
      </w:r>
      <w:r w:rsidR="00A149DB" w:rsidRPr="00606362">
        <w:t>and make</w:t>
      </w:r>
      <w:r w:rsidR="00E471BC" w:rsidRPr="00606362">
        <w:t xml:space="preserve"> direct comparison of intensity values</w:t>
      </w:r>
      <w:r w:rsidR="00A149DB" w:rsidRPr="00606362">
        <w:t>,</w:t>
      </w:r>
      <w:r w:rsidR="00E471BC" w:rsidRPr="00606362">
        <w:t xml:space="preserve"> </w:t>
      </w:r>
      <w:r w:rsidR="00A149DB" w:rsidRPr="00606362">
        <w:t xml:space="preserve">is </w:t>
      </w:r>
      <w:r w:rsidR="00E471BC" w:rsidRPr="00606362">
        <w:t xml:space="preserve">unreliable. </w:t>
      </w:r>
    </w:p>
    <w:p w14:paraId="366D9511" w14:textId="77777777" w:rsidR="00887BFC" w:rsidRDefault="00887BFC" w:rsidP="00887BFC">
      <w:pPr>
        <w:ind w:firstLine="720"/>
      </w:pPr>
    </w:p>
    <w:p w14:paraId="1CA58FDC" w14:textId="0D6773F0" w:rsidR="00274483" w:rsidRDefault="000360C0" w:rsidP="0074127F">
      <w:pPr>
        <w:ind w:firstLine="720"/>
      </w:pPr>
      <w:r w:rsidRPr="00606362">
        <w:t xml:space="preserve">The manganese concentrations are highest in the basal ganglia and T1 shortening is most apparent in this location, likely explaining why imaging studies have focused on this region alone as a marker of cirrhosis. Since all areas exhibited some degree of T1 signal intensity change, only areas with even more exaggerated differences can therefore be identified.  Unfortunately, even for the basal ganglia, this still results in a decrease in statistical power as the normalization factor is also impacted by the disease process being studied.  </w:t>
      </w:r>
      <w:r w:rsidR="00E471BC" w:rsidRPr="00606362">
        <w:t>FreeSurfer provides some degree of standardization by performing automatic correction and standardization of image intensity values</w:t>
      </w:r>
      <w:r w:rsidR="00A64E7E" w:rsidRPr="00606362">
        <w:t xml:space="preserve">; </w:t>
      </w:r>
      <w:r w:rsidR="00073EC8" w:rsidRPr="00606362">
        <w:t xml:space="preserve">analyzing signal intensities across </w:t>
      </w:r>
      <w:r w:rsidR="00854F7D" w:rsidRPr="00606362">
        <w:t>s</w:t>
      </w:r>
      <w:r w:rsidR="00073EC8" w:rsidRPr="00606362">
        <w:t>canners will likely require more standardization</w:t>
      </w:r>
      <w:r w:rsidR="00A64E7E" w:rsidRPr="00606362">
        <w:t xml:space="preserve"> such as with </w:t>
      </w:r>
      <w:r w:rsidR="00E471BC" w:rsidRPr="00606362">
        <w:t>t</w:t>
      </w:r>
      <w:r w:rsidR="00A64E7E" w:rsidRPr="00606362">
        <w:t>h</w:t>
      </w:r>
      <w:r w:rsidR="00E471BC" w:rsidRPr="00606362">
        <w:t>e use of phantoms</w:t>
      </w:r>
      <w:r w:rsidR="00A64E7E" w:rsidRPr="00606362">
        <w:t xml:space="preserve"> and may still require scanner specific reference ranges</w:t>
      </w:r>
      <w:r w:rsidR="00E471BC" w:rsidRPr="00606362">
        <w:t>.  New imaging sequences such as synthetic MRI</w:t>
      </w:r>
      <w:r w:rsidR="00E471BC" w:rsidRPr="0032563E">
        <w:fldChar w:fldCharType="begin">
          <w:fldData xml:space="preserve">PEVuZE5vdGU+PENpdGU+PEF1dGhvcj5UYW5lbmJhdW08L0F1dGhvcj48WWVhcj4yMDE3PC9ZZWFy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=
</w:fldData>
        </w:fldChar>
      </w:r>
      <w:r w:rsidR="00D87784">
        <w:instrText xml:space="preserve"> ADDIN EN.CITE </w:instrText>
      </w:r>
      <w:r w:rsidR="00D87784">
        <w:fldChar w:fldCharType="begin">
          <w:fldData xml:space="preserve">PEVuZE5vdGU+PENpdGU+PEF1dGhvcj5UYW5lbmJhdW08L0F1dGhvcj48WWVhcj4yMDE3PC9ZZWFy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=
</w:fldData>
        </w:fldChar>
      </w:r>
      <w:r w:rsidR="00D87784">
        <w:instrText xml:space="preserve"> ADDIN EN.CITE.DATA </w:instrText>
      </w:r>
      <w:r w:rsidR="00D87784">
        <w:fldChar w:fldCharType="end"/>
      </w:r>
      <w:r w:rsidR="00E471BC" w:rsidRPr="0032563E">
        <w:fldChar w:fldCharType="separate"/>
      </w:r>
      <w:r w:rsidR="00D87784" w:rsidRPr="00D87784">
        <w:rPr>
          <w:noProof/>
          <w:vertAlign w:val="superscript"/>
        </w:rPr>
        <w:t>15</w:t>
      </w:r>
      <w:r w:rsidR="00E471BC" w:rsidRPr="0032563E">
        <w:fldChar w:fldCharType="end"/>
      </w:r>
      <w:r w:rsidR="00E471BC" w:rsidRPr="00606362">
        <w:t xml:space="preserve"> which provide T1 and T2 quantification may excel at identifying manganese related T1 shortening.  </w:t>
      </w:r>
    </w:p>
    <w:p w14:paraId="012814F3" w14:textId="63011752" w:rsidR="00274483" w:rsidRDefault="00274483" w:rsidP="00274483"/>
    <w:p w14:paraId="63AE0C26" w14:textId="4DBACF3D" w:rsidR="003D2CE2" w:rsidRDefault="00887BFC" w:rsidP="004327B3">
      <w:r>
        <w:tab/>
        <w:t xml:space="preserve">Another phenomenon we </w:t>
      </w:r>
      <w:r w:rsidR="00C66174">
        <w:t>observe</w:t>
      </w:r>
      <w:r>
        <w:t xml:space="preserve"> from this study is the decrease if SI intensity of NASH to NASH+HE in all five brain regions (</w:t>
      </w:r>
      <w:r w:rsidR="00C66174">
        <w:t>Figure 3</w:t>
      </w:r>
      <w:r>
        <w:t xml:space="preserve">). Surprised by this </w:t>
      </w:r>
      <w:r w:rsidR="00C66174">
        <w:t>observation</w:t>
      </w:r>
      <w:r>
        <w:t xml:space="preserve">, we hypothesized </w:t>
      </w:r>
      <w:r>
        <w:lastRenderedPageBreak/>
        <w:t xml:space="preserve">that seldom SI </w:t>
      </w:r>
      <w:r w:rsidR="00C66174">
        <w:t xml:space="preserve">decrease </w:t>
      </w:r>
      <w:r>
        <w:t xml:space="preserve">in T1 might be influenced by edema. </w:t>
      </w:r>
      <w:r w:rsidR="00274483" w:rsidRPr="00084D09">
        <w:t xml:space="preserve">In proton magnetic resonance spectroscopy, </w:t>
      </w:r>
      <w:r w:rsidR="0074127F">
        <w:t>Ins</w:t>
      </w:r>
      <w:r w:rsidR="00274483" w:rsidRPr="00084D09">
        <w:t xml:space="preserve"> is an abundant neuro-biomarker that has previously been used to check for brain edema, such as that of astrocyte swelling as a by-product of hyper-ammonic states.  Therefore, we selected </w:t>
      </w:r>
      <w:r w:rsidR="0074127F">
        <w:t>Ins</w:t>
      </w:r>
      <w:r w:rsidR="00274483" w:rsidRPr="00084D09">
        <w:t xml:space="preserve"> as proxy to track brain swelling in a continuous fashion proportional to severity</w:t>
      </w:r>
      <w:r w:rsidR="00274483">
        <w:t xml:space="preserve"> of </w:t>
      </w:r>
      <w:r>
        <w:t>HE</w:t>
      </w:r>
      <w:r w:rsidR="00274483" w:rsidRPr="004724C1">
        <w:t>.</w:t>
      </w:r>
      <w:r w:rsidR="00274483" w:rsidRPr="009B591C">
        <w:rPr>
          <w:color w:val="333333"/>
          <w:spacing w:val="2"/>
          <w:shd w:val="clear" w:color="auto" w:fill="FFFFFF"/>
        </w:rPr>
        <w:t xml:space="preserve"> </w:t>
      </w:r>
      <w:r w:rsidR="00274483" w:rsidRPr="00084D09">
        <w:t xml:space="preserve">After </w:t>
      </w:r>
      <w:r w:rsidR="00274483" w:rsidRPr="00993917">
        <w:t xml:space="preserve">adjusting for increase of </w:t>
      </w:r>
      <w:r w:rsidR="0074127F">
        <w:t>Ins</w:t>
      </w:r>
      <w:r w:rsidR="00274483" w:rsidRPr="00993917">
        <w:t xml:space="preserve"> on T1 SI</w:t>
      </w:r>
      <w:r w:rsidR="00C66174">
        <w:t xml:space="preserve"> (Table 3)</w:t>
      </w:r>
      <w:r w:rsidR="00274483" w:rsidRPr="00993917">
        <w:t xml:space="preserve">, </w:t>
      </w:r>
      <w:r w:rsidR="00274483" w:rsidRPr="004724C1">
        <w:t xml:space="preserve">there were </w:t>
      </w:r>
      <w:r w:rsidR="00C66174">
        <w:t>almost no</w:t>
      </w:r>
      <w:r w:rsidR="00274483" w:rsidRPr="004724C1">
        <w:t xml:space="preserve"> differences in manganese concentration between NASH vs. NASH+HE.  Rather, </w:t>
      </w:r>
      <w:r w:rsidR="00274483" w:rsidRPr="009B591C">
        <w:rPr>
          <w:color w:val="333333"/>
          <w:spacing w:val="2"/>
          <w:shd w:val="clear" w:color="auto" w:fill="FFFFFF"/>
        </w:rPr>
        <w:t xml:space="preserve">we found that </w:t>
      </w:r>
      <w:r w:rsidR="0074127F">
        <w:t>Ins</w:t>
      </w:r>
      <w:r w:rsidR="00274483" w:rsidRPr="00084D09">
        <w:t xml:space="preserve"> concentration</w:t>
      </w:r>
      <w:r w:rsidR="00274483" w:rsidRPr="00993917">
        <w:t xml:space="preserve"> appears to increase proportionally during acute </w:t>
      </w:r>
      <w:r w:rsidR="00274483" w:rsidRPr="004724C1">
        <w:t>hepatic encephalopathy</w:t>
      </w:r>
      <w:r w:rsidR="00C66174">
        <w:t xml:space="preserve"> [REF]</w:t>
      </w:r>
      <w:r w:rsidR="00274483" w:rsidRPr="004724C1">
        <w:t xml:space="preserve">, which may represent astrocyte swelling. This radiographic association </w:t>
      </w:r>
      <w:r w:rsidR="00274483" w:rsidRPr="00E81315">
        <w:t xml:space="preserve">suggests that cerebral edema provides </w:t>
      </w:r>
      <w:r w:rsidR="00274483">
        <w:t>a second hit</w:t>
      </w:r>
      <w:r w:rsidR="00274483" w:rsidRPr="00E81315">
        <w:t xml:space="preserve"> for clinically significant hepatic encephalopathy</w:t>
      </w:r>
      <w:r w:rsidR="00C66174">
        <w:t xml:space="preserve"> that</w:t>
      </w:r>
      <w:r w:rsidR="00C66174" w:rsidRPr="00C66174">
        <w:t xml:space="preserve"> </w:t>
      </w:r>
      <w:r w:rsidR="00C66174" w:rsidRPr="0032563E">
        <w:t>has not been previously reported</w:t>
      </w:r>
      <w:r w:rsidR="00274483" w:rsidRPr="00E81315">
        <w:t xml:space="preserve">. </w:t>
      </w:r>
    </w:p>
    <w:p w14:paraId="2FBEF3D3" w14:textId="77777777" w:rsidR="004327B3" w:rsidRPr="00606362" w:rsidRDefault="004327B3" w:rsidP="0074127F"/>
    <w:p w14:paraId="5E972EB2" w14:textId="5EC24B10" w:rsidR="00E36F58" w:rsidRPr="0032563E" w:rsidRDefault="00760CBE" w:rsidP="00E36F58">
      <w:r w:rsidRPr="0032563E">
        <w:tab/>
      </w:r>
      <w:r w:rsidR="00FC5D6D" w:rsidRPr="0032563E">
        <w:t>We propose distinct</w:t>
      </w:r>
      <w:r w:rsidR="007875D5" w:rsidRPr="0032563E">
        <w:t xml:space="preserve"> effects are occurring related to</w:t>
      </w:r>
      <w:r w:rsidR="00FC5D6D" w:rsidRPr="0032563E">
        <w:t xml:space="preserve"> </w:t>
      </w:r>
      <w:r w:rsidR="00404EDC" w:rsidRPr="0032563E">
        <w:t xml:space="preserve">T1 </w:t>
      </w:r>
      <w:r w:rsidR="00A15818" w:rsidRPr="0032563E">
        <w:t>shortening due to</w:t>
      </w:r>
      <w:r w:rsidR="007D5C55" w:rsidRPr="0032563E">
        <w:t xml:space="preserve"> </w:t>
      </w:r>
      <w:r w:rsidR="00B04902" w:rsidRPr="0032563E">
        <w:t xml:space="preserve">manganese deposition </w:t>
      </w:r>
      <w:r w:rsidR="007D5C55" w:rsidRPr="0032563E">
        <w:t xml:space="preserve">in </w:t>
      </w:r>
      <w:r w:rsidR="00B04902" w:rsidRPr="0032563E">
        <w:t xml:space="preserve">chronic liver disease </w:t>
      </w:r>
      <w:r w:rsidR="00A15818" w:rsidRPr="0032563E">
        <w:t xml:space="preserve">and T1 prolongation </w:t>
      </w:r>
      <w:r w:rsidR="00B04902" w:rsidRPr="0032563E">
        <w:t xml:space="preserve">with superimposed brain edema </w:t>
      </w:r>
      <w:r w:rsidR="00735B48" w:rsidRPr="0032563E">
        <w:t xml:space="preserve">that occurs with </w:t>
      </w:r>
      <w:r w:rsidRPr="0032563E">
        <w:t>HE</w:t>
      </w:r>
      <w:r w:rsidR="00FC5D6D" w:rsidRPr="0032563E">
        <w:t>. In NASH</w:t>
      </w:r>
      <w:r w:rsidRPr="0032563E">
        <w:t>+</w:t>
      </w:r>
      <w:r w:rsidR="00FC5D6D" w:rsidRPr="0032563E">
        <w:t xml:space="preserve">HE patients, T1 </w:t>
      </w:r>
      <w:r w:rsidR="006A5CF7" w:rsidRPr="0032563E">
        <w:t xml:space="preserve">intensity </w:t>
      </w:r>
      <w:r w:rsidR="00735B48" w:rsidRPr="0032563E">
        <w:t>was</w:t>
      </w:r>
      <w:r w:rsidR="006A5CF7" w:rsidRPr="0032563E">
        <w:t xml:space="preserve"> lower </w:t>
      </w:r>
      <w:r w:rsidR="004203B9" w:rsidRPr="0032563E">
        <w:t>than</w:t>
      </w:r>
      <w:r w:rsidR="00FC5D6D" w:rsidRPr="0032563E">
        <w:t xml:space="preserve"> NASH patients </w:t>
      </w:r>
      <w:r w:rsidR="004203B9" w:rsidRPr="0032563E">
        <w:t xml:space="preserve">without HE which </w:t>
      </w:r>
      <w:r w:rsidR="003635CB" w:rsidRPr="0032563E">
        <w:t>is consistent with d</w:t>
      </w:r>
      <w:r w:rsidR="004662EE" w:rsidRPr="0032563E">
        <w:t xml:space="preserve">evelopment of </w:t>
      </w:r>
      <w:bookmarkStart w:id="2" w:name="_Hlk11848536"/>
      <w:r w:rsidR="00D333C7" w:rsidRPr="0032563E">
        <w:t xml:space="preserve">subclinical </w:t>
      </w:r>
      <w:r w:rsidR="003D63CA" w:rsidRPr="0032563E">
        <w:t>b</w:t>
      </w:r>
      <w:r w:rsidR="00FB0D07" w:rsidRPr="0032563E">
        <w:t xml:space="preserve">rain edema among those with </w:t>
      </w:r>
      <w:r w:rsidR="00684441" w:rsidRPr="0032563E">
        <w:t>hepatic encephalopathy</w:t>
      </w:r>
      <w:r w:rsidR="00C014F8" w:rsidRPr="0032563E">
        <w:fldChar w:fldCharType="begin"/>
      </w:r>
      <w:r w:rsidR="00D87784">
        <w:instrText xml:space="preserve"> ADDIN EN.CITE &lt;EndNote&gt;&lt;Cite&gt;&lt;Author&gt;Rovira&lt;/Author&gt;&lt;Year&gt;2008&lt;/Year&gt;&lt;RecNum&gt;89&lt;/RecNum&gt;&lt;DisplayText&gt;&lt;style face="superscript"&gt;1&lt;/style&gt;&lt;/DisplayText&gt;&lt;record&gt;&lt;rec-number&gt;89&lt;/rec-number&gt;&lt;foreign-keys&gt;&lt;key app="EN" db-id="0tedww2we9dfa9e02sqxs9z4revd5pafafd5" timestamp="1568933142"&gt;89&lt;/key&gt;&lt;key app="ENWeb" db-id=""&gt;0&lt;/key&gt;&lt;/foreign-keys&gt;&lt;ref-type name="Journal Article"&gt;17&lt;/ref-type&gt;&lt;contributors&gt;&lt;authors&gt;&lt;author&gt;Rovira, A.&lt;/author&gt;&lt;author&gt;Alonso, J.&lt;/author&gt;&lt;author&gt;Cordoba, J.&lt;/author&gt;&lt;/authors&gt;&lt;/contributors&gt;&lt;auth-address&gt;Magnetic Resonance Unit, Department of Radiology, Hospital Universitari Vall d&amp;apos;Hebron, Barcelona, Spain. alex.rovira@idi-cat.org&lt;/auth-address&gt;&lt;titles&gt;&lt;title&gt;MR imaging findings in hepatic encephalopathy&lt;/title&gt;&lt;secondary-title&gt;AJNR Am J Neuroradiol&lt;/secondary-title&gt;&lt;/titles&gt;&lt;periodical&gt;&lt;full-title&gt;AJNR Am J Neuroradiol&lt;/full-title&gt;&lt;/periodical&gt;&lt;pages&gt;1612-21&lt;/pages&gt;&lt;volume&gt;29&lt;/volume&gt;&lt;number&gt;9&lt;/number&gt;&lt;edition&gt;2008/06/28&lt;/edition&gt;&lt;keywords&gt;&lt;keyword&gt;Brain/*pathology&lt;/keyword&gt;&lt;keyword&gt;Brain Edema/pathology&lt;/keyword&gt;&lt;keyword&gt;*Diffusion Magnetic Resonance Imaging&lt;/keyword&gt;&lt;keyword&gt;Dominance, Cerebral/physiology&lt;/keyword&gt;&lt;keyword&gt;Globus Pallidus/pathology&lt;/keyword&gt;&lt;keyword&gt;Hepatic Encephalopathy/*diagnosis&lt;/keyword&gt;&lt;keyword&gt;Humans&lt;/keyword&gt;&lt;keyword&gt;Hyperammonemia/pathology&lt;/keyword&gt;&lt;keyword&gt;*Image Enhancement&lt;/keyword&gt;&lt;keyword&gt;*Image Processing, Computer-Assisted&lt;/keyword&gt;&lt;keyword&gt;*Magnetic Resonance Imaging&lt;/keyword&gt;&lt;keyword&gt;*Magnetic Resonance Spectroscopy&lt;/keyword&gt;&lt;keyword&gt;Manganese/metabolism&lt;/keyword&gt;&lt;keyword&gt;Mesencephalon/pathology&lt;/keyword&gt;&lt;keyword&gt;Neurologic Examination&lt;/keyword&gt;&lt;keyword&gt;Sensitivity and Specificity&lt;/keyword&gt;&lt;/keywords&gt;&lt;dates&gt;&lt;year&gt;2008&lt;/year&gt;&lt;pub-dates&gt;&lt;date&gt;Oct&lt;/date&gt;&lt;/pub-dates&gt;&lt;/dates&gt;&lt;isbn&gt;1936-959X (Electronic)&amp;#xD;0195-6108 (Linking)&lt;/isbn&gt;&lt;accession-num&gt;18583413&lt;/accession-num&gt;&lt;urls&gt;&lt;related-urls&gt;&lt;url&gt;https://www.ncbi.nlm.nih.gov/pubmed/18583413&lt;/url&gt;&lt;/related-urls&gt;&lt;/urls&gt;&lt;electronic-resource-num&gt;10.3174/ajnr.A1139&lt;/electronic-resource-num&gt;&lt;/record&gt;&lt;/Cite&gt;&lt;/EndNote&gt;</w:instrText>
      </w:r>
      <w:r w:rsidR="00C014F8" w:rsidRPr="0032563E">
        <w:fldChar w:fldCharType="separate"/>
      </w:r>
      <w:r w:rsidR="00D87784" w:rsidRPr="00D87784">
        <w:rPr>
          <w:noProof/>
          <w:vertAlign w:val="superscript"/>
        </w:rPr>
        <w:t>1</w:t>
      </w:r>
      <w:r w:rsidR="00C014F8" w:rsidRPr="0032563E">
        <w:fldChar w:fldCharType="end"/>
      </w:r>
      <w:r w:rsidR="00684441" w:rsidRPr="0032563E">
        <w:t xml:space="preserve">.  </w:t>
      </w:r>
      <w:r w:rsidR="00CD7BD2" w:rsidRPr="0032563E">
        <w:t>Variable impact of edema versus manganese in different brain regions may account for differences in some prior studies evaluating correlations between T1 signal</w:t>
      </w:r>
      <w:r w:rsidR="001B6A92" w:rsidRPr="0032563E">
        <w:t xml:space="preserve"> and HE</w:t>
      </w:r>
      <w:r w:rsidR="004327B3">
        <w:t xml:space="preserve"> [REF]</w:t>
      </w:r>
      <w:r w:rsidR="001B6A92" w:rsidRPr="0032563E">
        <w:t>.</w:t>
      </w:r>
      <w:r w:rsidRPr="0032563E">
        <w:t xml:space="preserve"> </w:t>
      </w:r>
      <w:bookmarkEnd w:id="2"/>
      <w:r w:rsidR="00D66901" w:rsidRPr="0032563E">
        <w:t xml:space="preserve">Automatic identification of T1 SI increase allows for a simple, yet rapid diagnosis and characterization of manganese deposition in advanced liver disease and other pathologies using a relatively ubiquitous imaging modality. Several issues will need to be addressed for widespread clinical adoption.  </w:t>
      </w:r>
      <w:r w:rsidR="00B95B08" w:rsidRPr="0032563E">
        <w:t xml:space="preserve">The automated approach used in this study to identify T1 shortening will also reflect gadolinium deposition that may occur after MRI scans with contrast </w:t>
      </w:r>
      <w:r w:rsidR="00ED4846" w:rsidRPr="0032563E">
        <w:fldChar w:fldCharType="begin">
          <w:fldData xml:space="preserve">PEVuZE5vdGU+PENpdGU+PEF1dGhvcj5LYW5nPC9BdXRob3I+PFllYXI+MjAxODwvWWVhcj48UmVj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</w:fldData>
        </w:fldChar>
      </w:r>
      <w:r w:rsidR="00D87784">
        <w:instrText xml:space="preserve"> ADDIN EN.CITE </w:instrText>
      </w:r>
      <w:r w:rsidR="00D87784">
        <w:fldChar w:fldCharType="begin">
          <w:fldData xml:space="preserve">PEVuZE5vdGU+PENpdGU+PEF1dGhvcj5LYW5nPC9BdXRob3I+PFllYXI+MjAxODwvWWVhcj48UmVj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</w:fldData>
        </w:fldChar>
      </w:r>
      <w:r w:rsidR="00D87784">
        <w:instrText xml:space="preserve"> ADDIN EN.CITE.DATA </w:instrText>
      </w:r>
      <w:r w:rsidR="00D87784">
        <w:fldChar w:fldCharType="end"/>
      </w:r>
      <w:r w:rsidR="00ED4846" w:rsidRPr="0032563E">
        <w:fldChar w:fldCharType="separate"/>
      </w:r>
      <w:r w:rsidR="00D87784" w:rsidRPr="00D87784">
        <w:rPr>
          <w:noProof/>
          <w:vertAlign w:val="superscript"/>
        </w:rPr>
        <w:t>16</w:t>
      </w:r>
      <w:r w:rsidR="00ED4846" w:rsidRPr="0032563E">
        <w:fldChar w:fldCharType="end"/>
      </w:r>
      <w:r w:rsidR="00B95B08" w:rsidRPr="0032563E">
        <w:t xml:space="preserve">.  </w:t>
      </w:r>
      <w:r w:rsidR="00AD320D" w:rsidRPr="0032563E">
        <w:t xml:space="preserve">The </w:t>
      </w:r>
      <w:r w:rsidR="00E36F58" w:rsidRPr="0032563E">
        <w:t xml:space="preserve">participants </w:t>
      </w:r>
      <w:r w:rsidR="00AD320D" w:rsidRPr="0032563E">
        <w:t xml:space="preserve">in this study </w:t>
      </w:r>
      <w:r w:rsidR="00E36F58" w:rsidRPr="0032563E">
        <w:t>were followed clinically with ultrasound and CT and had not received gadolinium.  Current American Association for the Study of Liver Diseases guidelines favor ultrasound rather than gadolinium-contrast for surveillance for hepatocellular carcinoma in patients with cirrhosis</w:t>
      </w:r>
      <w:r w:rsidR="00ED4846" w:rsidRPr="0032563E">
        <w:fldChar w:fldCharType="begin">
          <w:fldData xml:space="preserve">PEVuZE5vdGU+PENpdGU+PEF1dGhvcj5DaGFsYXNhbmk8L0F1dGhvcj48WWVhcj4yMDE4PC9ZZWFy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</w:fldData>
        </w:fldChar>
      </w:r>
      <w:r w:rsidR="00D87784">
        <w:instrText xml:space="preserve"> ADDIN EN.CITE </w:instrText>
      </w:r>
      <w:r w:rsidR="00D87784">
        <w:fldChar w:fldCharType="begin">
          <w:fldData xml:space="preserve">PEVuZE5vdGU+PENpdGU+PEF1dGhvcj5DaGFsYXNhbmk8L0F1dGhvcj48WWVhcj4yMDE4PC9ZZWFy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</w:fldData>
        </w:fldChar>
      </w:r>
      <w:r w:rsidR="00D87784">
        <w:instrText xml:space="preserve"> ADDIN EN.CITE.DATA </w:instrText>
      </w:r>
      <w:r w:rsidR="00D87784">
        <w:fldChar w:fldCharType="end"/>
      </w:r>
      <w:r w:rsidR="00ED4846" w:rsidRPr="0032563E">
        <w:fldChar w:fldCharType="separate"/>
      </w:r>
      <w:r w:rsidR="00D87784" w:rsidRPr="00D87784">
        <w:rPr>
          <w:noProof/>
          <w:vertAlign w:val="superscript"/>
        </w:rPr>
        <w:t>17</w:t>
      </w:r>
      <w:r w:rsidR="00ED4846" w:rsidRPr="0032563E">
        <w:fldChar w:fldCharType="end"/>
      </w:r>
      <w:r w:rsidR="00E36F58" w:rsidRPr="0032563E">
        <w:t xml:space="preserve">.  </w:t>
      </w:r>
      <w:r w:rsidR="00BB7804" w:rsidRPr="0032563E">
        <w:t xml:space="preserve">Confounding due to effects of gadolinium </w:t>
      </w:r>
      <w:r w:rsidR="00D66901" w:rsidRPr="0032563E">
        <w:t>may be</w:t>
      </w:r>
      <w:r w:rsidR="00EA73A9" w:rsidRPr="0032563E">
        <w:t xml:space="preserve"> less of an issue </w:t>
      </w:r>
      <w:r w:rsidR="000F149C" w:rsidRPr="0032563E">
        <w:t xml:space="preserve">in the future </w:t>
      </w:r>
      <w:r w:rsidR="00EA73A9" w:rsidRPr="0032563E">
        <w:t xml:space="preserve">as </w:t>
      </w:r>
      <w:r w:rsidR="00DA1971" w:rsidRPr="0032563E">
        <w:t>linear contrast agents</w:t>
      </w:r>
      <w:r w:rsidR="00BB7804" w:rsidRPr="0032563E">
        <w:t xml:space="preserve"> implicated in tissue deposition</w:t>
      </w:r>
      <w:r w:rsidR="00D848EE" w:rsidRPr="0032563E">
        <w:t xml:space="preserve"> </w:t>
      </w:r>
      <w:r w:rsidR="00D848EE" w:rsidRPr="0032563E">
        <w:fldChar w:fldCharType="begin"/>
      </w:r>
      <w:r w:rsidR="00D87784">
        <w:instrText xml:space="preserve"> ADDIN EN.CITE &lt;EndNote&gt;&lt;Cite&gt;&lt;Author&gt;Choi&lt;/Author&gt;&lt;Year&gt;2019&lt;/Year&gt;&lt;RecNum&gt;2207&lt;/RecNum&gt;&lt;DisplayText&gt;&lt;style face="superscript"&gt;18&lt;/style&gt;&lt;/DisplayText&gt;&lt;record&gt;&lt;rec-number&gt;2207&lt;/rec-number&gt;&lt;foreign-keys&gt;&lt;key app="EN" db-id="90epv209k2sseaezrt1psvvnevadsetaz20s" timestamp="1564684389"&gt;2207&lt;/key&gt;&lt;/foreign-keys&gt;&lt;ref-type name="Journal Article"&gt;17&lt;/ref-type&gt;&lt;contributors&gt;&lt;authors&gt;&lt;author&gt;Choi, Jin Woo&lt;/author&gt;&lt;author&gt;Moon, Won-Jin&lt;/author&gt;&lt;/authors&gt;&lt;/contributors&gt;&lt;titles&gt;&lt;title&gt;Gadolinium Deposition in the Brain: Current Updates&lt;/title&gt;&lt;secondary-title&gt;Korean journal of radiology&lt;/secondary-title&gt;&lt;alt-title&gt;Korean J Radiol&lt;/alt-title&gt;&lt;/titles&gt;&lt;periodical&gt;&lt;full-title&gt;Korean journal of radiology&lt;/full-title&gt;&lt;abbr-1&gt;Korean J Radiol&lt;/abbr-1&gt;&lt;/periodical&gt;&lt;alt-periodical&gt;&lt;full-title&gt;Korean journal of radiology&lt;/full-title&gt;&lt;abbr-1&gt;Korean J Radiol&lt;/abbr-1&gt;&lt;/alt-periodical&gt;&lt;pages&gt;134-147&lt;/pages&gt;&lt;volume&gt;20&lt;/volume&gt;&lt;number&gt;1&lt;/number&gt;&lt;edition&gt;2018/12/27&lt;/edition&gt;&lt;keywords&gt;&lt;keyword&gt;*Brain deposition&lt;/keyword&gt;&lt;keyword&gt;*Chelating ligand&lt;/keyword&gt;&lt;keyword&gt;*Deposition mechanism&lt;/keyword&gt;&lt;keyword&gt;*Gadoilnium&lt;/keyword&gt;&lt;keyword&gt;*Ministry of Food and Drug Safety in Korea&lt;/keyword&gt;&lt;keyword&gt;*Pharmacovigilance and Risk Assessment Committee&lt;/keyword&gt;&lt;keyword&gt;*Thermodynamic stability&lt;/keyword&gt;&lt;/keywords&gt;&lt;dates&gt;&lt;year&gt;2019&lt;/year&gt;&lt;/dates&gt;&lt;publisher&gt;The Korean Society of Radiology&lt;/publisher&gt;&lt;isbn&gt;2005-8330&amp;#xD;1229-6929&lt;/isbn&gt;&lt;accession-num&gt;30627029&lt;/accession-num&gt;&lt;urls&gt;&lt;related-urls&gt;&lt;url&gt;https://www.ncbi.nlm.nih.gov/pubmed/30627029&lt;/url&gt;&lt;url&gt;https://www.ncbi.nlm.nih.gov/pmc/articles/PMC6315073/&lt;/url&gt;&lt;/related-urls&gt;&lt;/urls&gt;&lt;electronic-resource-num&gt;10.3348/kjr.2018.0356&lt;/electronic-resource-num&gt;&lt;remote-database-name&gt;PubMed&lt;/remote-database-name&gt;&lt;language&gt;eng&lt;/language&gt;&lt;/record&gt;&lt;/Cite&gt;&lt;/EndNote&gt;</w:instrText>
      </w:r>
      <w:r w:rsidR="00D848EE" w:rsidRPr="0032563E">
        <w:fldChar w:fldCharType="separate"/>
      </w:r>
      <w:r w:rsidR="00D87784" w:rsidRPr="00D87784">
        <w:rPr>
          <w:noProof/>
          <w:vertAlign w:val="superscript"/>
        </w:rPr>
        <w:t>18</w:t>
      </w:r>
      <w:r w:rsidR="00D848EE" w:rsidRPr="0032563E">
        <w:fldChar w:fldCharType="end"/>
      </w:r>
      <w:r w:rsidR="00BB7804" w:rsidRPr="0032563E">
        <w:t xml:space="preserve"> are replaced with m</w:t>
      </w:r>
      <w:r w:rsidR="00EA73A9" w:rsidRPr="0032563E">
        <w:t xml:space="preserve">acrocyclic agents.  </w:t>
      </w:r>
    </w:p>
    <w:p w14:paraId="4653B550" w14:textId="6BE7058B" w:rsidR="00606362" w:rsidRDefault="00606362" w:rsidP="00E36F58"/>
    <w:p w14:paraId="1F71D9B7" w14:textId="5289384B" w:rsidR="00EB036B" w:rsidRDefault="00362949" w:rsidP="00244995">
      <w:pPr>
        <w:ind w:firstLine="720"/>
      </w:pPr>
      <w:r w:rsidRPr="0032563E">
        <w:t xml:space="preserve">Hepatic encephalopathy is a complex disease with contributions from multiple pathophysiologic processes </w:t>
      </w:r>
      <w:r w:rsidRPr="0032563E">
        <w:fldChar w:fldCharType="begin"/>
      </w:r>
      <w:r w:rsidR="00D87784">
        <w:instrText xml:space="preserve"> ADDIN EN.CITE &lt;EndNote&gt;&lt;Cite&gt;&lt;Author&gt;Al-Busafi&lt;/Author&gt;&lt;Year&gt;2012&lt;/Year&gt;&lt;RecNum&gt;122&lt;/RecNum&gt;&lt;DisplayText&gt;&lt;style face="superscript"&gt;19&lt;/style&gt;&lt;/DisplayText&gt;&lt;record&gt;&lt;rec-number&gt;122&lt;/rec-number&gt;&lt;foreign-keys&gt;&lt;key app="EN" db-id="ttfv2rds6vxeejes5rwxafa9pz5apve9v59a" timestamp="1564180358"&gt;122&lt;/key&gt;&lt;/foreign-keys&gt;&lt;ref-type name="Journal Article"&gt;17&lt;/ref-type&gt;&lt;contributors&gt;&lt;authors&gt;&lt;author&gt;Al-Busafi, Said A.&lt;/author&gt;&lt;author&gt;McNabb-Baltar, Julia&lt;/author&gt;&lt;author&gt;Farag, Amanda&lt;/author&gt;&lt;author&gt;Hilzenrat, Nir&lt;/author&gt;&lt;/authors&gt;&lt;/contributors&gt;&lt;titles&gt;&lt;title&gt;Clinical manifestations of portal hypertension&lt;/title&gt;&lt;secondary-title&gt;International journal of hepatology&lt;/secondary-title&gt;&lt;alt-title&gt;Int J Hepatol&lt;/alt-title&gt;&lt;/titles&gt;&lt;periodical&gt;&lt;full-title&gt;International Journal of Hepatology&lt;/full-title&gt;&lt;/periodical&gt;&lt;pages&gt;203794-203794&lt;/pages&gt;&lt;volume&gt;2012&lt;/volume&gt;&lt;edition&gt;2012/09/17&lt;/edition&gt;&lt;dates&gt;&lt;year&gt;2012&lt;/year&gt;&lt;/dates&gt;&lt;publisher&gt;Hindawi Publishing Corporation&lt;/publisher&gt;&lt;isbn&gt;2090-3456&amp;#xD;2090-3448&lt;/isbn&gt;&lt;accession-num&gt;23024865&lt;/accession-num&gt;&lt;urls&gt;&lt;related-urls&gt;&lt;url&gt;https://www.ncbi.nlm.nih.gov/pubmed/23024865&lt;/url&gt;&lt;url&gt;https://www.ncbi.nlm.nih.gov/pmc/articles/PMC3457672/&lt;/url&gt;&lt;/related-urls&gt;&lt;/urls&gt;&lt;electronic-resource-num&gt;10.1155/2012/203794&lt;/electronic-resource-num&gt;&lt;remote-database-name&gt;PubMed&lt;/remote-database-name&gt;&lt;language&gt;eng&lt;/language&gt;&lt;/record&gt;&lt;/Cite&gt;&lt;/EndNote&gt;</w:instrText>
      </w:r>
      <w:r w:rsidRPr="0032563E">
        <w:fldChar w:fldCharType="separate"/>
      </w:r>
      <w:r w:rsidR="00D87784" w:rsidRPr="00D87784">
        <w:rPr>
          <w:noProof/>
          <w:vertAlign w:val="superscript"/>
        </w:rPr>
        <w:t>19</w:t>
      </w:r>
      <w:r w:rsidRPr="0032563E">
        <w:fldChar w:fldCharType="end"/>
      </w:r>
      <w:r w:rsidRPr="0032563E">
        <w:t xml:space="preserve">.  Magnesium deposition in the brain may promote neurocognitive abnormalities among people with portal hypertension regardless of its relationship to hepatic encephalopathy.  The neurocognitive effects of manganese toxicity are not confined to motor functions typically associated with the basal ganglia, and may also contribute to cognitive and psychiatric impairments </w:t>
      </w:r>
      <w:r w:rsidRPr="0032563E">
        <w:fldChar w:fldCharType="begin"/>
      </w:r>
      <w:r w:rsidR="00D87784">
        <w:instrText xml:space="preserve"> ADDIN EN.CITE &lt;EndNote&gt;&lt;Cite&gt;&lt;Author&gt;Klos&lt;/Author&gt;&lt;Year&gt;2005&lt;/Year&gt;&lt;RecNum&gt;73&lt;/RecNum&gt;&lt;DisplayText&gt;&lt;style face="superscript"&gt;20&lt;/style&gt;&lt;/DisplayText&gt;&lt;record&gt;&lt;rec-number&gt;73&lt;/rec-number&gt;&lt;foreign-keys&gt;&lt;key app="EN" db-id="ttfv2rds6vxeejes5rwxafa9pz5apve9v59a" timestamp="1541179380"&gt;73&lt;/key&gt;&lt;/foreign-keys&gt;&lt;ref-type name="Journal Article"&gt;17&lt;/ref-type&gt;&lt;contributors&gt;&lt;authors&gt;&lt;author&gt;Klos, K. J.&lt;/author&gt;&lt;author&gt;Ahlskog, J.&lt;/author&gt;&lt;author&gt;Josephs, K. A.&lt;/author&gt;&lt;author&gt;Fealey, R. D.&lt;/author&gt;&lt;author&gt;Cowl, C. T.&lt;/author&gt;&lt;author&gt;Kumar, N.&lt;/author&gt;&lt;/authors&gt;&lt;/contributors&gt;&lt;titles&gt;&lt;title&gt;Neurologic spectrum of chronic liver failure and basal ganglia t1 hyperintensity on magnetic resonance imaging: Probable manganese neurotoxicity&lt;/title&gt;&lt;secondary-title&gt;Archives of Neurology&lt;/secondary-title&gt;&lt;/titles&gt;&lt;periodical&gt;&lt;full-title&gt;Archives of Neurology&lt;/full-title&gt;&lt;/periodical&gt;&lt;pages&gt;1385-1390&lt;/pages&gt;&lt;volume&gt;62&lt;/volume&gt;&lt;number&gt;9&lt;/number&gt;&lt;dates&gt;&lt;year&gt;2005&lt;/year&gt;&lt;/dates&gt;&lt;isbn&gt;0003-9942&lt;/isbn&gt;&lt;urls&gt;&lt;related-urls&gt;&lt;url&gt;http://dx.doi.org/10.1001/archneur.62.9.1385&lt;/url&gt;&lt;url&gt;https://jamanetwork.com/journals/jamaneurology/articlepdf/789407/noc50069.pdf&lt;/url&gt;&lt;/related-urls&gt;&lt;/urls&gt;&lt;electronic-resource-num&gt;10.1001/archneur.62.9.1385&lt;/electronic-resource-num&gt;&lt;/record&gt;&lt;/Cite&gt;&lt;/EndNote&gt;</w:instrText>
      </w:r>
      <w:r w:rsidRPr="0032563E">
        <w:fldChar w:fldCharType="separate"/>
      </w:r>
      <w:r w:rsidR="00D87784" w:rsidRPr="00D87784">
        <w:rPr>
          <w:noProof/>
          <w:vertAlign w:val="superscript"/>
        </w:rPr>
        <w:t>20</w:t>
      </w:r>
      <w:r w:rsidRPr="0032563E">
        <w:fldChar w:fldCharType="end"/>
      </w:r>
      <w:r w:rsidRPr="0032563E">
        <w:t xml:space="preserve">.  Manganese toxicity disrupts glutamine/glutamate-γ-aminobutyric acid (GABA) cycling between astrocytes and neurons. Glutamine and glutamate are critical neurotransmitters in the brain </w:t>
      </w:r>
      <w:r w:rsidRPr="0032563E">
        <w:fldChar w:fldCharType="begin"/>
      </w:r>
      <w:r w:rsidR="00D87784">
        <w:instrText xml:space="preserve"> ADDIN EN.CITE &lt;EndNote&gt;&lt;Cite&gt;&lt;Author&gt;Sidoryk-Wegrzynowicz&lt;/Author&gt;&lt;Year&gt;2013&lt;/Year&gt;&lt;RecNum&gt;126&lt;/RecNum&gt;&lt;DisplayText&gt;&lt;style face="superscript"&gt;21&lt;/style&gt;&lt;/DisplayText&gt;&lt;record&gt;&lt;rec-number&gt;126&lt;/rec-number&gt;&lt;foreign-keys&gt;&lt;key app="EN" db-id="ttfv2rds6vxeejes5rwxafa9pz5apve9v59a" timestamp="1565647362"&gt;126&lt;/key&gt;&lt;/foreign-keys&gt;&lt;ref-type name="Journal Article"&gt;17&lt;/ref-type&gt;&lt;contributors&gt;&lt;authors&gt;&lt;author&gt;Sidoryk-Wegrzynowicz, M.&lt;/author&gt;&lt;author&gt;Aschner, M.&lt;/author&gt;&lt;/authors&gt;&lt;/contributors&gt;&lt;auth-address&gt;Department of Pediatrics, Vanderbilt University Medical Center, Nashville, TN, USA.&lt;/auth-address&gt;&lt;titles&gt;&lt;title&gt;Manganese toxicity in the central nervous system: the glutamine/glutamate-gamma-aminobutyric acid cycle&lt;/title&gt;&lt;secondary-title&gt;J Intern Med&lt;/secondary-title&gt;&lt;/titles&gt;&lt;periodical&gt;&lt;full-title&gt;J Intern Med&lt;/full-title&gt;&lt;/periodical&gt;&lt;pages&gt;466-77&lt;/pages&gt;&lt;volume&gt;273&lt;/volume&gt;&lt;number&gt;5&lt;/number&gt;&lt;edition&gt;2013/01/31&lt;/edition&gt;&lt;keywords&gt;&lt;keyword&gt;Central Nervous System/*metabolism&lt;/keyword&gt;&lt;keyword&gt;Dementia/metabolism&lt;/keyword&gt;&lt;keyword&gt;Evidence-Based Medicine&lt;/keyword&gt;&lt;keyword&gt;Glutamic Acid/*metabolism&lt;/keyword&gt;&lt;keyword&gt;Glutamine/*metabolism&lt;/keyword&gt;&lt;keyword&gt;Humans&lt;/keyword&gt;&lt;keyword&gt;Manganese/*metabolism/*toxicity&lt;/keyword&gt;&lt;keyword&gt;Parkinson Disease/*metabolism&lt;/keyword&gt;&lt;keyword&gt;gamma-Aminobutyric Acid/*metabolism&lt;/keyword&gt;&lt;/keywords&gt;&lt;dates&gt;&lt;year&gt;2013&lt;/year&gt;&lt;pub-dates&gt;&lt;date&gt;May&lt;/date&gt;&lt;/pub-dates&gt;&lt;/dates&gt;&lt;isbn&gt;1365-2796 (Electronic)&amp;#xD;0954-6820 (Linking)&lt;/isbn&gt;&lt;accession-num&gt;23360507&lt;/accession-num&gt;&lt;urls&gt;&lt;related-urls&gt;&lt;url&gt;https://www.ncbi.nlm.nih.gov/pubmed/23360507&lt;/url&gt;&lt;/related-urls&gt;&lt;/urls&gt;&lt;custom2&gt;PMC3633698&lt;/custom2&gt;&lt;electronic-resource-num&gt;10.1111/joim.12040&lt;/electronic-resource-num&gt;&lt;/record&gt;&lt;/Cite&gt;&lt;/EndNote&gt;</w:instrText>
      </w:r>
      <w:r w:rsidRPr="0032563E">
        <w:fldChar w:fldCharType="separate"/>
      </w:r>
      <w:r w:rsidR="00D87784" w:rsidRPr="00D87784">
        <w:rPr>
          <w:noProof/>
          <w:vertAlign w:val="superscript"/>
        </w:rPr>
        <w:t>21</w:t>
      </w:r>
      <w:r w:rsidRPr="0032563E">
        <w:fldChar w:fldCharType="end"/>
      </w:r>
      <w:r w:rsidRPr="0032563E">
        <w:t xml:space="preserve">.  </w:t>
      </w:r>
      <w:r>
        <w:t>In this study, w</w:t>
      </w:r>
      <w:r w:rsidR="00E31257" w:rsidRPr="0032563E">
        <w:t xml:space="preserve">e </w:t>
      </w:r>
      <w:r>
        <w:t>are</w:t>
      </w:r>
      <w:r w:rsidR="00E31257" w:rsidRPr="0032563E">
        <w:t xml:space="preserve"> able to assess T1 intensity for individual regions as we used the same scanner and the same sequence.  </w:t>
      </w:r>
      <w:r w:rsidRPr="0032563E">
        <w:t>FSPGR technique provide</w:t>
      </w:r>
      <w:r w:rsidR="00EB036B">
        <w:t>s</w:t>
      </w:r>
      <w:r w:rsidRPr="0032563E">
        <w:t xml:space="preserve"> high-resolution images needed for automatic segmentation.  This sequence has different signal characteristics compared to standard spin echo sequences typically obtained in the clinic and may be more sensitive to the effects of T1 shortening related to manganese, similar to what has been reported for detection of gadolinium </w:t>
      </w:r>
      <w:r w:rsidRPr="0032563E">
        <w:fldChar w:fldCharType="begin"/>
      </w:r>
      <w:r w:rsidR="00D87784">
        <w:instrText xml:space="preserve"> ADDIN EN.CITE &lt;EndNote&gt;&lt;Cite&gt;&lt;Author&gt;Crombé&lt;/Author&gt;&lt;Year&gt;2015&lt;/Year&gt;&lt;RecNum&gt;2208&lt;/RecNum&gt;&lt;DisplayText&gt;&lt;style face="superscript"&gt;22&lt;/style&gt;&lt;/DisplayText&gt;&lt;record&gt;&lt;rec-number&gt;2208&lt;/rec-number&gt;&lt;foreign-keys&gt;&lt;key app="EN" db-id="90epv209k2sseaezrt1psvvnevadsetaz20s" timestamp="1564684552"&gt;2208&lt;/key&gt;&lt;/foreign-keys&gt;&lt;ref-type name="Journal Article"&gt;17&lt;/ref-type&gt;&lt;contributors&gt;&lt;authors&gt;&lt;author&gt;Crombé, A.&lt;/author&gt;&lt;author&gt;Saranathan, M.&lt;/author&gt;&lt;author&gt;Ruet, A.&lt;/author&gt;&lt;author&gt;Durieux, M.&lt;/author&gt;&lt;author&gt;de Roquefeuil, E.&lt;/author&gt;&lt;author&gt;Ouallet, J.C.&lt;/author&gt;&lt;author&gt;Brochet, B.&lt;/author&gt;&lt;author&gt;Dousset, V.&lt;/author&gt;&lt;author&gt;Tourdias, T.&lt;/author&gt;&lt;/authors&gt;&lt;/contributors&gt;&lt;titles&gt;&lt;title&gt;MS Lesions Are Better Detected with 3D T1 Gradient-Echo Than with 2D T1 Spin-Echo Gadolinium-Enhanced Imaging at 3T&lt;/title&gt;&lt;secondary-title&gt;American Journal of Neuroradiology&lt;/secondary-title&gt;&lt;/titles&gt;&lt;periodical&gt;&lt;full-title&gt;American Journal of Neuroradiology&lt;/full-title&gt;&lt;abbr-1&gt;Am J Neuroradiol&lt;/abbr-1&gt;&lt;/periodical&gt;&lt;pages&gt;501-507&lt;/pages&gt;&lt;volume&gt;36&lt;/volume&gt;&lt;number&gt;3&lt;/number&gt;&lt;dates&gt;&lt;year&gt;2015&lt;/year&gt;&lt;/dates&gt;&lt;urls&gt;&lt;related-urls&gt;&lt;url&gt;http://www.ajnr.org/content/ajnr/36/3/501.full.pdf&lt;/url&gt;&lt;/related-urls&gt;&lt;/urls&gt;&lt;electronic-resource-num&gt;10.3174/ajnr.A4152&lt;/electronic-resource-num&gt;&lt;/record&gt;&lt;/Cite&gt;&lt;/EndNote&gt;</w:instrText>
      </w:r>
      <w:r w:rsidRPr="0032563E">
        <w:fldChar w:fldCharType="separate"/>
      </w:r>
      <w:r w:rsidR="00D87784" w:rsidRPr="00D87784">
        <w:rPr>
          <w:noProof/>
          <w:vertAlign w:val="superscript"/>
        </w:rPr>
        <w:t>22</w:t>
      </w:r>
      <w:r w:rsidRPr="0032563E">
        <w:fldChar w:fldCharType="end"/>
      </w:r>
      <w:r w:rsidRPr="0032563E">
        <w:t>. Additionally, we used T1 signal intensity values generated as part of the Freesurfer image analysis pipeline</w:t>
      </w:r>
      <w:r w:rsidR="00EB036B">
        <w:t xml:space="preserve">, which normalizes images intensity to </w:t>
      </w:r>
      <w:r w:rsidR="00EB036B" w:rsidRPr="0032563E">
        <w:t>further minimize remaining technical differences</w:t>
      </w:r>
      <w:r w:rsidR="00EB036B">
        <w:t xml:space="preserve"> and </w:t>
      </w:r>
      <w:r w:rsidR="00EB036B" w:rsidRPr="0032563E">
        <w:t>corrects for fluctuations in signal intensity that may interfere with intensity-based segmentation</w:t>
      </w:r>
      <w:r w:rsidR="00EB036B" w:rsidRPr="0032563E">
        <w:fldChar w:fldCharType="begin"/>
      </w:r>
      <w:r w:rsidR="00D87784">
        <w:instrText xml:space="preserve"> ADDIN EN.CITE &lt;EndNote&gt;&lt;Cite&gt;&lt;Author&gt;Reuter&lt;/Author&gt;&lt;Year&gt;2012&lt;/Year&gt;&lt;RecNum&gt;0&lt;/RecNum&gt;&lt;IDText&gt;Within-subject template estimation for unbiased longitudinal image analysis&lt;/IDText&gt;&lt;DisplayText&gt;&lt;style face="superscript"&gt;23&lt;/style&gt;&lt;/DisplayText&gt;&lt;record&gt;&lt;dates&gt;&lt;pub-dates&gt;&lt;date&gt;Jul 16&lt;/date&gt;&lt;/pub-dates&gt;&lt;year&gt;2012&lt;/year&gt;&lt;/dates&gt;&lt;keywords&gt;&lt;keyword&gt;*Algorithms&lt;/keyword&gt;&lt;keyword&gt;Brain/*anatomy &amp;amp; histology/*physiology&lt;/keyword&gt;&lt;keyword&gt;Humans&lt;/keyword&gt;&lt;keyword&gt;Image Interpretation, Computer-Assisted/*methods&lt;/keyword&gt;&lt;keyword&gt;Magnetic Resonance Imaging/*methods&lt;/keyword&gt;&lt;/keywords&gt;&lt;isbn&gt;1053-8119&lt;/isbn&gt;&lt;custom2&gt;PMC3389460&lt;/custom2&gt;&lt;titles&gt;&lt;title&gt;Within-subject template estimation for unbiased longitudinal image analysis&lt;/title&gt;&lt;secondary-title&gt;Neuroimage&lt;/secondary-title&gt;&lt;/titles&gt;&lt;pages&gt;1402-18&lt;/pages&gt;&lt;number&gt;4&lt;/number&gt;&lt;contributors&gt;&lt;authors&gt;&lt;author&gt;Reuter, M.&lt;/author&gt;&lt;author&gt;Schmansky, N. J.&lt;/author&gt;&lt;author&gt;Rosas, H. D.&lt;/author&gt;&lt;author&gt;Fischl, B.&lt;/author&gt;&lt;/authors&gt;&lt;/contributors&gt;&lt;edition&gt;2012/03/21&lt;/edition&gt;&lt;language&gt;eng&lt;/language&gt;&lt;added-date format="utc"&gt;1565571828&lt;/added-date&gt;&lt;ref-type name="Journal Article"&gt;17&lt;/ref-type&gt;&lt;auth-address&gt;Massachusetts General Hospital/Harvard Medical School, Boston, MA, USA. mreuter@nmr.mgh.harvard.edu&lt;/auth-address&gt;&lt;remote-database-provider&gt;NLM&lt;/remote-database-provider&gt;&lt;rec-number&gt;163&lt;/rec-number&gt;&lt;last-updated-date format="utc"&gt;1565571828&lt;/last-updated-date&gt;&lt;accession-num&gt;22430496&lt;/accession-num&gt;&lt;custom6&gt;NIHMS363223&lt;/custom6&gt;&lt;electronic-resource-num&gt;10.1016/j.neuroimage.2012.02.084&lt;/electronic-resource-num&gt;&lt;volume&gt;61&lt;/volume&gt;&lt;/record&gt;&lt;/Cite&gt;&lt;/EndNote&gt;</w:instrText>
      </w:r>
      <w:r w:rsidR="00EB036B" w:rsidRPr="0032563E">
        <w:fldChar w:fldCharType="separate"/>
      </w:r>
      <w:r w:rsidR="00D87784" w:rsidRPr="00D87784">
        <w:rPr>
          <w:noProof/>
          <w:vertAlign w:val="superscript"/>
        </w:rPr>
        <w:t>23</w:t>
      </w:r>
      <w:r w:rsidR="00EB036B" w:rsidRPr="0032563E">
        <w:fldChar w:fldCharType="end"/>
      </w:r>
      <w:r w:rsidR="00EB036B" w:rsidRPr="0032563E">
        <w:t xml:space="preserve">.  </w:t>
      </w:r>
    </w:p>
    <w:p w14:paraId="5B77FBEA" w14:textId="38ACD24A" w:rsidR="00362949" w:rsidRDefault="00E31257" w:rsidP="0074127F">
      <w:pPr>
        <w:ind w:firstLine="720"/>
      </w:pPr>
      <w:r w:rsidRPr="0032563E">
        <w:t xml:space="preserve">Further work is needed, however, to determine the sensitivity of different T1 weighted sequences in identifying manganese.  </w:t>
      </w:r>
      <w:r w:rsidR="00EB036B" w:rsidRPr="0032563E">
        <w:t xml:space="preserve">A more rigorous approach which would also facilitate </w:t>
      </w:r>
      <w:r w:rsidR="00EB036B" w:rsidRPr="0032563E">
        <w:lastRenderedPageBreak/>
        <w:t>clinical use across different scanners may involve standardizing T1 values using a phantom scanned at each site</w:t>
      </w:r>
      <w:r w:rsidR="0074127F">
        <w:t xml:space="preserve">. </w:t>
      </w:r>
      <w:r w:rsidR="00EB036B" w:rsidRPr="0032563E">
        <w:t xml:space="preserve">Alternatively, newer synthetic MRI sequences calculate T1 and T2 relaxation which are objective properties that should not vary between scanners given appropriate quality controls.  </w:t>
      </w:r>
    </w:p>
    <w:p w14:paraId="10199DE6" w14:textId="77777777" w:rsidR="00362949" w:rsidRPr="0032563E" w:rsidRDefault="00362949" w:rsidP="00E36F58"/>
    <w:p w14:paraId="06F19A05" w14:textId="72EC7003" w:rsidR="00830300" w:rsidRPr="0032563E" w:rsidRDefault="00362949" w:rsidP="00E5070A">
      <w:r>
        <w:t>Conclusion:</w:t>
      </w:r>
    </w:p>
    <w:p w14:paraId="468C31D3" w14:textId="2573F36A" w:rsidR="00C66174" w:rsidRDefault="00C66174" w:rsidP="00244995">
      <w:pPr>
        <w:ind w:firstLine="720"/>
      </w:pPr>
      <w:r w:rsidRPr="00084D09">
        <w:t>Manganese deposition has been documented to potentiate disruption multiple pathways including ammonia processing through glutamate cycle processing that lead</w:t>
      </w:r>
      <w:r>
        <w:t>s to</w:t>
      </w:r>
      <w:r w:rsidRPr="00E81315">
        <w:t xml:space="preserve"> acute osmotic</w:t>
      </w:r>
      <w:r w:rsidRPr="00084D09">
        <w:t xml:space="preserve"> changes.  It is likely manganese deposition provides a backdrop for well documented neurotoxicity that lowers threshold for acute encephalopathic events.  By comparison radiographs of patients with and without hepatic encephalopathy, we demonstrate that there is clinically significant increase in T1 shortening that precedes acute encephalopathy.  Herein, </w:t>
      </w:r>
      <w:r w:rsidR="0074127F">
        <w:t xml:space="preserve">with </w:t>
      </w:r>
      <w:r w:rsidR="0074127F" w:rsidRPr="0032563E">
        <w:t>automatic</w:t>
      </w:r>
      <w:r w:rsidR="0074127F">
        <w:t xml:space="preserve"> process,</w:t>
      </w:r>
      <w:r w:rsidR="0074127F" w:rsidRPr="0032563E">
        <w:t xml:space="preserve"> </w:t>
      </w:r>
      <w:r w:rsidRPr="00084D09">
        <w:t xml:space="preserve">we provide radiographic evidence of the multi-hit process that leads to hepatic encephalopathic events.  </w:t>
      </w:r>
    </w:p>
    <w:p w14:paraId="59840487" w14:textId="62A2DA85" w:rsidR="00C66174" w:rsidRPr="0032563E" w:rsidRDefault="00C66174" w:rsidP="00E5070A">
      <w:pPr>
        <w:sectPr w:rsidR="00C66174" w:rsidRPr="0032563E" w:rsidSect="00DA0A17">
          <w:footerReference w:type="even" r:id="rId8"/>
          <w:footerReference w:type="default" r:id="rId9"/>
          <w:pgSz w:w="12240" w:h="15840"/>
          <w:pgMar w:top="1440" w:right="1440" w:bottom="1440" w:left="1440" w:header="720" w:footer="720" w:gutter="0"/>
          <w:cols w:space="720"/>
          <w:docGrid w:linePitch="360"/>
        </w:sectPr>
      </w:pPr>
    </w:p>
    <w:tbl>
      <w:tblPr>
        <w:tblW w:w="9646" w:type="dxa"/>
        <w:jc w:val="center"/>
        <w:tblLook w:val="04A0" w:firstRow="1" w:lastRow="0" w:firstColumn="1" w:lastColumn="0" w:noHBand="0" w:noVBand="1"/>
      </w:tblPr>
      <w:tblGrid>
        <w:gridCol w:w="4171"/>
        <w:gridCol w:w="1441"/>
        <w:gridCol w:w="1321"/>
        <w:gridCol w:w="1469"/>
        <w:gridCol w:w="1244"/>
      </w:tblGrid>
      <w:tr w:rsidR="00D67954" w:rsidRPr="0032563E" w14:paraId="019981E8" w14:textId="77777777" w:rsidTr="003D5A61">
        <w:trPr>
          <w:trHeight w:val="309"/>
          <w:jc w:val="center"/>
        </w:trPr>
        <w:tc>
          <w:tcPr>
            <w:tcW w:w="4171" w:type="dxa"/>
            <w:vMerge w:val="restart"/>
            <w:tcBorders>
              <w:top w:val="single" w:sz="8" w:space="0" w:color="auto"/>
              <w:left w:val="nil"/>
              <w:bottom w:val="single" w:sz="8" w:space="0" w:color="000000"/>
              <w:right w:val="nil"/>
            </w:tcBorders>
            <w:shd w:val="clear" w:color="auto" w:fill="auto"/>
            <w:noWrap/>
            <w:vAlign w:val="center"/>
            <w:hideMark/>
          </w:tcPr>
          <w:p w14:paraId="6E03BEAE" w14:textId="77777777" w:rsidR="00D67954" w:rsidRPr="0032563E" w:rsidRDefault="00D67954" w:rsidP="00D67954">
            <w:pPr>
              <w:rPr>
                <w:color w:val="000000"/>
              </w:rPr>
            </w:pPr>
            <w:r w:rsidRPr="0032563E">
              <w:rPr>
                <w:color w:val="000000"/>
              </w:rPr>
              <w:lastRenderedPageBreak/>
              <w:t> Study</w:t>
            </w:r>
          </w:p>
        </w:tc>
        <w:tc>
          <w:tcPr>
            <w:tcW w:w="1441" w:type="dxa"/>
            <w:tcBorders>
              <w:top w:val="single" w:sz="8" w:space="0" w:color="auto"/>
              <w:left w:val="nil"/>
              <w:bottom w:val="nil"/>
              <w:right w:val="nil"/>
            </w:tcBorders>
            <w:shd w:val="clear" w:color="auto" w:fill="auto"/>
            <w:noWrap/>
            <w:vAlign w:val="center"/>
            <w:hideMark/>
          </w:tcPr>
          <w:p w14:paraId="20B70E53" w14:textId="77777777" w:rsidR="00D67954" w:rsidRPr="0032563E" w:rsidRDefault="00D67954" w:rsidP="00D67954">
            <w:pPr>
              <w:jc w:val="center"/>
              <w:rPr>
                <w:color w:val="000000"/>
              </w:rPr>
            </w:pPr>
            <w:r w:rsidRPr="0032563E">
              <w:rPr>
                <w:color w:val="000000"/>
              </w:rPr>
              <w:t xml:space="preserve">Control </w:t>
            </w:r>
          </w:p>
        </w:tc>
        <w:tc>
          <w:tcPr>
            <w:tcW w:w="1321" w:type="dxa"/>
            <w:tcBorders>
              <w:top w:val="single" w:sz="8" w:space="0" w:color="auto"/>
              <w:left w:val="nil"/>
              <w:bottom w:val="nil"/>
              <w:right w:val="nil"/>
            </w:tcBorders>
            <w:shd w:val="clear" w:color="auto" w:fill="auto"/>
            <w:vAlign w:val="center"/>
            <w:hideMark/>
          </w:tcPr>
          <w:p w14:paraId="29AD5C66" w14:textId="77777777" w:rsidR="00D67954" w:rsidRPr="0032563E" w:rsidRDefault="00D67954" w:rsidP="00D67954">
            <w:pPr>
              <w:jc w:val="center"/>
              <w:rPr>
                <w:color w:val="000000"/>
              </w:rPr>
            </w:pPr>
            <w:r w:rsidRPr="0032563E">
              <w:rPr>
                <w:color w:val="000000"/>
              </w:rPr>
              <w:t xml:space="preserve">NASH </w:t>
            </w:r>
          </w:p>
        </w:tc>
        <w:tc>
          <w:tcPr>
            <w:tcW w:w="1469" w:type="dxa"/>
            <w:tcBorders>
              <w:top w:val="single" w:sz="8" w:space="0" w:color="auto"/>
              <w:left w:val="nil"/>
              <w:bottom w:val="nil"/>
              <w:right w:val="nil"/>
            </w:tcBorders>
            <w:shd w:val="clear" w:color="auto" w:fill="auto"/>
            <w:noWrap/>
            <w:vAlign w:val="center"/>
            <w:hideMark/>
          </w:tcPr>
          <w:p w14:paraId="7ABE6B26" w14:textId="77777777" w:rsidR="00D67954" w:rsidRPr="0032563E" w:rsidRDefault="00D67954" w:rsidP="00D67954">
            <w:pPr>
              <w:jc w:val="center"/>
              <w:rPr>
                <w:color w:val="000000"/>
              </w:rPr>
            </w:pPr>
            <w:r w:rsidRPr="0032563E">
              <w:rPr>
                <w:color w:val="000000"/>
              </w:rPr>
              <w:t xml:space="preserve">NASH+HE </w:t>
            </w:r>
          </w:p>
        </w:tc>
        <w:tc>
          <w:tcPr>
            <w:tcW w:w="1242" w:type="dxa"/>
            <w:vMerge w:val="restart"/>
            <w:tcBorders>
              <w:top w:val="single" w:sz="8" w:space="0" w:color="auto"/>
              <w:left w:val="nil"/>
              <w:bottom w:val="single" w:sz="8" w:space="0" w:color="000000"/>
              <w:right w:val="nil"/>
            </w:tcBorders>
            <w:shd w:val="clear" w:color="auto" w:fill="auto"/>
            <w:vAlign w:val="center"/>
            <w:hideMark/>
          </w:tcPr>
          <w:p w14:paraId="7621968C" w14:textId="77777777" w:rsidR="00D67954" w:rsidRPr="0032563E" w:rsidRDefault="00D67954" w:rsidP="00D67954">
            <w:pPr>
              <w:jc w:val="center"/>
              <w:rPr>
                <w:i/>
                <w:iCs/>
                <w:color w:val="000000"/>
              </w:rPr>
            </w:pPr>
            <w:r w:rsidRPr="0032563E">
              <w:rPr>
                <w:i/>
                <w:iCs/>
                <w:color w:val="000000"/>
              </w:rPr>
              <w:t>ANOVA</w:t>
            </w:r>
            <w:r w:rsidRPr="0032563E">
              <w:rPr>
                <w:i/>
                <w:iCs/>
                <w:color w:val="000000"/>
              </w:rPr>
              <w:br/>
              <w:t>Prob &gt; F</w:t>
            </w:r>
          </w:p>
        </w:tc>
      </w:tr>
      <w:tr w:rsidR="00D67954" w:rsidRPr="0032563E" w14:paraId="2B5BEF3E" w14:textId="77777777" w:rsidTr="003D5A61">
        <w:trPr>
          <w:trHeight w:val="328"/>
          <w:jc w:val="center"/>
        </w:trPr>
        <w:tc>
          <w:tcPr>
            <w:tcW w:w="4171" w:type="dxa"/>
            <w:vMerge/>
            <w:tcBorders>
              <w:top w:val="single" w:sz="8" w:space="0" w:color="auto"/>
              <w:left w:val="nil"/>
              <w:bottom w:val="single" w:sz="8" w:space="0" w:color="000000"/>
              <w:right w:val="nil"/>
            </w:tcBorders>
            <w:vAlign w:val="center"/>
            <w:hideMark/>
          </w:tcPr>
          <w:p w14:paraId="79195D4C" w14:textId="77777777" w:rsidR="00D67954" w:rsidRPr="0032563E" w:rsidRDefault="00D67954" w:rsidP="00D67954">
            <w:pPr>
              <w:rPr>
                <w:color w:val="000000"/>
              </w:rPr>
            </w:pPr>
          </w:p>
        </w:tc>
        <w:tc>
          <w:tcPr>
            <w:tcW w:w="1441" w:type="dxa"/>
            <w:tcBorders>
              <w:top w:val="nil"/>
              <w:left w:val="nil"/>
              <w:bottom w:val="single" w:sz="8" w:space="0" w:color="auto"/>
              <w:right w:val="nil"/>
            </w:tcBorders>
            <w:shd w:val="clear" w:color="auto" w:fill="auto"/>
            <w:noWrap/>
            <w:vAlign w:val="center"/>
            <w:hideMark/>
          </w:tcPr>
          <w:p w14:paraId="5D1D1968" w14:textId="77777777" w:rsidR="00D67954" w:rsidRPr="0032563E" w:rsidRDefault="00D67954" w:rsidP="00D67954">
            <w:pPr>
              <w:jc w:val="center"/>
              <w:rPr>
                <w:color w:val="000000"/>
              </w:rPr>
            </w:pPr>
            <w:r w:rsidRPr="0032563E">
              <w:rPr>
                <w:color w:val="000000"/>
              </w:rPr>
              <w:t>(N=30)</w:t>
            </w:r>
          </w:p>
        </w:tc>
        <w:tc>
          <w:tcPr>
            <w:tcW w:w="1321" w:type="dxa"/>
            <w:tcBorders>
              <w:top w:val="nil"/>
              <w:left w:val="nil"/>
              <w:bottom w:val="single" w:sz="8" w:space="0" w:color="auto"/>
              <w:right w:val="nil"/>
            </w:tcBorders>
            <w:shd w:val="clear" w:color="auto" w:fill="auto"/>
            <w:vAlign w:val="center"/>
            <w:hideMark/>
          </w:tcPr>
          <w:p w14:paraId="40648645" w14:textId="77777777" w:rsidR="00D67954" w:rsidRPr="0032563E" w:rsidRDefault="00D67954" w:rsidP="00D67954">
            <w:pPr>
              <w:jc w:val="center"/>
              <w:rPr>
                <w:color w:val="000000"/>
              </w:rPr>
            </w:pPr>
            <w:r w:rsidRPr="0032563E">
              <w:rPr>
                <w:color w:val="000000"/>
              </w:rPr>
              <w:t>(N=19)</w:t>
            </w:r>
          </w:p>
        </w:tc>
        <w:tc>
          <w:tcPr>
            <w:tcW w:w="1469" w:type="dxa"/>
            <w:tcBorders>
              <w:top w:val="nil"/>
              <w:left w:val="nil"/>
              <w:bottom w:val="single" w:sz="8" w:space="0" w:color="auto"/>
              <w:right w:val="nil"/>
            </w:tcBorders>
            <w:shd w:val="clear" w:color="auto" w:fill="auto"/>
            <w:noWrap/>
            <w:vAlign w:val="center"/>
            <w:hideMark/>
          </w:tcPr>
          <w:p w14:paraId="6B7FD696" w14:textId="77777777" w:rsidR="00D67954" w:rsidRPr="0032563E" w:rsidRDefault="00D67954" w:rsidP="00D67954">
            <w:pPr>
              <w:jc w:val="center"/>
              <w:rPr>
                <w:color w:val="000000"/>
              </w:rPr>
            </w:pPr>
            <w:r w:rsidRPr="0032563E">
              <w:rPr>
                <w:color w:val="000000"/>
              </w:rPr>
              <w:t>(N=7)</w:t>
            </w:r>
          </w:p>
        </w:tc>
        <w:tc>
          <w:tcPr>
            <w:tcW w:w="1242" w:type="dxa"/>
            <w:vMerge/>
            <w:tcBorders>
              <w:top w:val="single" w:sz="8" w:space="0" w:color="auto"/>
              <w:left w:val="nil"/>
              <w:bottom w:val="single" w:sz="8" w:space="0" w:color="000000"/>
              <w:right w:val="nil"/>
            </w:tcBorders>
            <w:vAlign w:val="center"/>
            <w:hideMark/>
          </w:tcPr>
          <w:p w14:paraId="22582A4F" w14:textId="77777777" w:rsidR="00D67954" w:rsidRPr="0032563E" w:rsidRDefault="00D67954" w:rsidP="00D67954">
            <w:pPr>
              <w:rPr>
                <w:i/>
                <w:iCs/>
                <w:color w:val="000000"/>
              </w:rPr>
            </w:pPr>
          </w:p>
        </w:tc>
      </w:tr>
      <w:tr w:rsidR="00D67954" w:rsidRPr="0032563E" w14:paraId="455A8417"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00F5EF80" w14:textId="77777777" w:rsidR="00D67954" w:rsidRPr="0032563E" w:rsidRDefault="00D67954" w:rsidP="00D67954">
            <w:pPr>
              <w:rPr>
                <w:color w:val="000000"/>
              </w:rPr>
            </w:pPr>
            <w:r w:rsidRPr="0032563E">
              <w:rPr>
                <w:color w:val="000000"/>
              </w:rPr>
              <w:t>Age</w:t>
            </w:r>
          </w:p>
        </w:tc>
        <w:tc>
          <w:tcPr>
            <w:tcW w:w="1441" w:type="dxa"/>
            <w:tcBorders>
              <w:top w:val="nil"/>
              <w:left w:val="nil"/>
              <w:bottom w:val="nil"/>
              <w:right w:val="nil"/>
            </w:tcBorders>
            <w:shd w:val="clear" w:color="auto" w:fill="auto"/>
            <w:noWrap/>
            <w:vAlign w:val="center"/>
            <w:hideMark/>
          </w:tcPr>
          <w:p w14:paraId="75F1AA09" w14:textId="77777777" w:rsidR="00D67954" w:rsidRPr="0032563E" w:rsidRDefault="00D67954" w:rsidP="00D67954">
            <w:pPr>
              <w:jc w:val="center"/>
              <w:rPr>
                <w:color w:val="000000"/>
              </w:rPr>
            </w:pPr>
            <w:r w:rsidRPr="0032563E">
              <w:rPr>
                <w:color w:val="000000"/>
              </w:rPr>
              <w:t>62.8±2.4</w:t>
            </w:r>
          </w:p>
        </w:tc>
        <w:tc>
          <w:tcPr>
            <w:tcW w:w="1321" w:type="dxa"/>
            <w:tcBorders>
              <w:top w:val="nil"/>
              <w:left w:val="nil"/>
              <w:bottom w:val="nil"/>
              <w:right w:val="nil"/>
            </w:tcBorders>
            <w:shd w:val="clear" w:color="auto" w:fill="auto"/>
            <w:vAlign w:val="center"/>
            <w:hideMark/>
          </w:tcPr>
          <w:p w14:paraId="5314FF60" w14:textId="77777777" w:rsidR="00D67954" w:rsidRPr="0032563E" w:rsidRDefault="00D67954" w:rsidP="00D67954">
            <w:pPr>
              <w:jc w:val="center"/>
              <w:rPr>
                <w:color w:val="000000"/>
              </w:rPr>
            </w:pPr>
            <w:r w:rsidRPr="0032563E">
              <w:rPr>
                <w:color w:val="000000"/>
              </w:rPr>
              <w:t>63.1±5.1</w:t>
            </w:r>
          </w:p>
        </w:tc>
        <w:tc>
          <w:tcPr>
            <w:tcW w:w="1469" w:type="dxa"/>
            <w:tcBorders>
              <w:top w:val="nil"/>
              <w:left w:val="nil"/>
              <w:bottom w:val="nil"/>
              <w:right w:val="nil"/>
            </w:tcBorders>
            <w:shd w:val="clear" w:color="auto" w:fill="auto"/>
            <w:noWrap/>
            <w:vAlign w:val="center"/>
            <w:hideMark/>
          </w:tcPr>
          <w:p w14:paraId="6795DEAA" w14:textId="77777777" w:rsidR="00D67954" w:rsidRPr="0032563E" w:rsidRDefault="00D67954" w:rsidP="00D67954">
            <w:pPr>
              <w:jc w:val="center"/>
              <w:rPr>
                <w:color w:val="000000"/>
              </w:rPr>
            </w:pPr>
            <w:r w:rsidRPr="0032563E">
              <w:rPr>
                <w:color w:val="000000"/>
              </w:rPr>
              <w:t>62.4±5.1</w:t>
            </w:r>
          </w:p>
        </w:tc>
        <w:tc>
          <w:tcPr>
            <w:tcW w:w="1242" w:type="dxa"/>
            <w:tcBorders>
              <w:top w:val="nil"/>
              <w:left w:val="nil"/>
              <w:bottom w:val="nil"/>
              <w:right w:val="nil"/>
            </w:tcBorders>
            <w:shd w:val="clear" w:color="auto" w:fill="auto"/>
            <w:vAlign w:val="center"/>
            <w:hideMark/>
          </w:tcPr>
          <w:p w14:paraId="7B8C02F6" w14:textId="77777777" w:rsidR="00D67954" w:rsidRPr="0032563E" w:rsidRDefault="00D67954" w:rsidP="00D67954">
            <w:pPr>
              <w:jc w:val="center"/>
              <w:rPr>
                <w:color w:val="000000"/>
              </w:rPr>
            </w:pPr>
          </w:p>
        </w:tc>
      </w:tr>
      <w:tr w:rsidR="00D67954" w:rsidRPr="0032563E" w14:paraId="6AFF9040"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3C8A2F69" w14:textId="77777777" w:rsidR="00D67954" w:rsidRPr="0032563E" w:rsidRDefault="00D67954" w:rsidP="00D67954">
            <w:pPr>
              <w:rPr>
                <w:color w:val="000000"/>
              </w:rPr>
            </w:pPr>
            <w:r w:rsidRPr="0032563E">
              <w:rPr>
                <w:color w:val="000000"/>
              </w:rPr>
              <w:t>Female/Male</w:t>
            </w:r>
          </w:p>
        </w:tc>
        <w:tc>
          <w:tcPr>
            <w:tcW w:w="1441" w:type="dxa"/>
            <w:tcBorders>
              <w:top w:val="nil"/>
              <w:left w:val="nil"/>
              <w:bottom w:val="nil"/>
              <w:right w:val="nil"/>
            </w:tcBorders>
            <w:shd w:val="clear" w:color="auto" w:fill="auto"/>
            <w:noWrap/>
            <w:vAlign w:val="center"/>
            <w:hideMark/>
          </w:tcPr>
          <w:p w14:paraId="1C49ACCF" w14:textId="77777777" w:rsidR="00D67954" w:rsidRPr="0032563E" w:rsidRDefault="00D67954" w:rsidP="00D67954">
            <w:pPr>
              <w:jc w:val="center"/>
              <w:rPr>
                <w:color w:val="000000"/>
              </w:rPr>
            </w:pPr>
            <w:r w:rsidRPr="0032563E">
              <w:rPr>
                <w:color w:val="000000"/>
              </w:rPr>
              <w:t>15:15</w:t>
            </w:r>
          </w:p>
        </w:tc>
        <w:tc>
          <w:tcPr>
            <w:tcW w:w="1321" w:type="dxa"/>
            <w:tcBorders>
              <w:top w:val="nil"/>
              <w:left w:val="nil"/>
              <w:bottom w:val="nil"/>
              <w:right w:val="nil"/>
            </w:tcBorders>
            <w:shd w:val="clear" w:color="auto" w:fill="auto"/>
            <w:vAlign w:val="center"/>
            <w:hideMark/>
          </w:tcPr>
          <w:p w14:paraId="5177369F" w14:textId="77777777" w:rsidR="00D67954" w:rsidRPr="0032563E" w:rsidRDefault="00D67954" w:rsidP="00D67954">
            <w:pPr>
              <w:jc w:val="center"/>
              <w:rPr>
                <w:color w:val="000000"/>
              </w:rPr>
            </w:pPr>
            <w:r w:rsidRPr="0032563E">
              <w:rPr>
                <w:color w:val="000000"/>
              </w:rPr>
              <w:t>16:3</w:t>
            </w:r>
          </w:p>
        </w:tc>
        <w:tc>
          <w:tcPr>
            <w:tcW w:w="1469" w:type="dxa"/>
            <w:tcBorders>
              <w:top w:val="nil"/>
              <w:left w:val="nil"/>
              <w:bottom w:val="nil"/>
              <w:right w:val="nil"/>
            </w:tcBorders>
            <w:shd w:val="clear" w:color="auto" w:fill="auto"/>
            <w:noWrap/>
            <w:vAlign w:val="center"/>
            <w:hideMark/>
          </w:tcPr>
          <w:p w14:paraId="65775F28" w14:textId="77777777" w:rsidR="00D67954" w:rsidRPr="0032563E" w:rsidRDefault="00D67954" w:rsidP="00D67954">
            <w:pPr>
              <w:jc w:val="center"/>
              <w:rPr>
                <w:color w:val="000000"/>
              </w:rPr>
            </w:pPr>
            <w:r w:rsidRPr="0032563E">
              <w:rPr>
                <w:color w:val="000000"/>
              </w:rPr>
              <w:t>4:3</w:t>
            </w:r>
          </w:p>
        </w:tc>
        <w:tc>
          <w:tcPr>
            <w:tcW w:w="1242" w:type="dxa"/>
            <w:tcBorders>
              <w:top w:val="nil"/>
              <w:left w:val="nil"/>
              <w:bottom w:val="nil"/>
              <w:right w:val="nil"/>
            </w:tcBorders>
            <w:shd w:val="clear" w:color="auto" w:fill="auto"/>
            <w:vAlign w:val="center"/>
            <w:hideMark/>
          </w:tcPr>
          <w:p w14:paraId="2F8A62DD" w14:textId="77777777" w:rsidR="00D67954" w:rsidRPr="0032563E" w:rsidRDefault="00D67954" w:rsidP="00D67954">
            <w:pPr>
              <w:jc w:val="center"/>
              <w:rPr>
                <w:color w:val="000000"/>
              </w:rPr>
            </w:pPr>
          </w:p>
        </w:tc>
      </w:tr>
      <w:tr w:rsidR="00D67954" w:rsidRPr="0032563E" w14:paraId="31BC6107" w14:textId="77777777" w:rsidTr="003D5A61">
        <w:trPr>
          <w:trHeight w:val="212"/>
          <w:jc w:val="center"/>
        </w:trPr>
        <w:tc>
          <w:tcPr>
            <w:tcW w:w="4171" w:type="dxa"/>
            <w:tcBorders>
              <w:top w:val="nil"/>
              <w:left w:val="nil"/>
              <w:bottom w:val="nil"/>
              <w:right w:val="nil"/>
            </w:tcBorders>
            <w:shd w:val="clear" w:color="auto" w:fill="auto"/>
            <w:noWrap/>
            <w:vAlign w:val="center"/>
            <w:hideMark/>
          </w:tcPr>
          <w:p w14:paraId="694DCA87" w14:textId="77777777" w:rsidR="00D67954" w:rsidRPr="0032563E" w:rsidRDefault="00D67954" w:rsidP="00D67954">
            <w:pPr>
              <w:jc w:val="center"/>
            </w:pPr>
          </w:p>
        </w:tc>
        <w:tc>
          <w:tcPr>
            <w:tcW w:w="1441" w:type="dxa"/>
            <w:tcBorders>
              <w:top w:val="nil"/>
              <w:left w:val="nil"/>
              <w:bottom w:val="nil"/>
              <w:right w:val="nil"/>
            </w:tcBorders>
            <w:shd w:val="clear" w:color="auto" w:fill="auto"/>
            <w:noWrap/>
            <w:vAlign w:val="center"/>
            <w:hideMark/>
          </w:tcPr>
          <w:p w14:paraId="685F90CE" w14:textId="77777777" w:rsidR="00D67954" w:rsidRPr="0032563E" w:rsidRDefault="00D67954" w:rsidP="00D67954"/>
        </w:tc>
        <w:tc>
          <w:tcPr>
            <w:tcW w:w="1321" w:type="dxa"/>
            <w:tcBorders>
              <w:top w:val="nil"/>
              <w:left w:val="nil"/>
              <w:bottom w:val="nil"/>
              <w:right w:val="nil"/>
            </w:tcBorders>
            <w:shd w:val="clear" w:color="auto" w:fill="auto"/>
            <w:vAlign w:val="center"/>
            <w:hideMark/>
          </w:tcPr>
          <w:p w14:paraId="35432107" w14:textId="77777777" w:rsidR="00D67954" w:rsidRPr="0032563E" w:rsidRDefault="00D67954" w:rsidP="00D67954">
            <w:pPr>
              <w:jc w:val="center"/>
            </w:pPr>
          </w:p>
        </w:tc>
        <w:tc>
          <w:tcPr>
            <w:tcW w:w="1469" w:type="dxa"/>
            <w:tcBorders>
              <w:top w:val="nil"/>
              <w:left w:val="nil"/>
              <w:bottom w:val="nil"/>
              <w:right w:val="nil"/>
            </w:tcBorders>
            <w:shd w:val="clear" w:color="auto" w:fill="auto"/>
            <w:noWrap/>
            <w:vAlign w:val="center"/>
            <w:hideMark/>
          </w:tcPr>
          <w:p w14:paraId="6B56DC7C" w14:textId="77777777" w:rsidR="00D67954" w:rsidRPr="0032563E" w:rsidRDefault="00D67954" w:rsidP="00D67954">
            <w:pPr>
              <w:jc w:val="center"/>
            </w:pPr>
          </w:p>
        </w:tc>
        <w:tc>
          <w:tcPr>
            <w:tcW w:w="1242" w:type="dxa"/>
            <w:tcBorders>
              <w:top w:val="nil"/>
              <w:left w:val="nil"/>
              <w:bottom w:val="nil"/>
              <w:right w:val="nil"/>
            </w:tcBorders>
            <w:shd w:val="clear" w:color="auto" w:fill="auto"/>
            <w:vAlign w:val="center"/>
            <w:hideMark/>
          </w:tcPr>
          <w:p w14:paraId="7E55842B" w14:textId="77777777" w:rsidR="00D67954" w:rsidRPr="0032563E" w:rsidRDefault="00D67954" w:rsidP="00D67954">
            <w:pPr>
              <w:jc w:val="center"/>
            </w:pPr>
          </w:p>
        </w:tc>
      </w:tr>
      <w:tr w:rsidR="00D67954" w:rsidRPr="0032563E" w14:paraId="16100CC4"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22E329AE" w14:textId="77777777" w:rsidR="00D67954" w:rsidRPr="0032563E" w:rsidRDefault="00D67954" w:rsidP="00D67954">
            <w:pPr>
              <w:rPr>
                <w:color w:val="000000"/>
              </w:rPr>
            </w:pPr>
            <w:r w:rsidRPr="0032563E">
              <w:rPr>
                <w:color w:val="000000"/>
              </w:rPr>
              <w:t>Diabetes Mellitus Type II</w:t>
            </w:r>
          </w:p>
        </w:tc>
        <w:tc>
          <w:tcPr>
            <w:tcW w:w="1441" w:type="dxa"/>
            <w:tcBorders>
              <w:top w:val="nil"/>
              <w:left w:val="nil"/>
              <w:bottom w:val="nil"/>
              <w:right w:val="nil"/>
            </w:tcBorders>
            <w:shd w:val="clear" w:color="auto" w:fill="auto"/>
            <w:noWrap/>
            <w:vAlign w:val="center"/>
            <w:hideMark/>
          </w:tcPr>
          <w:p w14:paraId="7FC2AD68" w14:textId="77777777" w:rsidR="00D67954" w:rsidRPr="0032563E" w:rsidRDefault="00D67954" w:rsidP="00D67954">
            <w:pPr>
              <w:jc w:val="center"/>
              <w:rPr>
                <w:color w:val="000000"/>
              </w:rPr>
            </w:pPr>
            <w:r w:rsidRPr="0032563E">
              <w:rPr>
                <w:color w:val="000000"/>
              </w:rPr>
              <w:t>0</w:t>
            </w:r>
          </w:p>
        </w:tc>
        <w:tc>
          <w:tcPr>
            <w:tcW w:w="1321" w:type="dxa"/>
            <w:tcBorders>
              <w:top w:val="nil"/>
              <w:left w:val="nil"/>
              <w:bottom w:val="nil"/>
              <w:right w:val="nil"/>
            </w:tcBorders>
            <w:shd w:val="clear" w:color="auto" w:fill="auto"/>
            <w:vAlign w:val="center"/>
            <w:hideMark/>
          </w:tcPr>
          <w:p w14:paraId="6A836DA2" w14:textId="77777777" w:rsidR="00D67954" w:rsidRPr="0032563E" w:rsidRDefault="00D67954" w:rsidP="00D67954">
            <w:pPr>
              <w:jc w:val="center"/>
              <w:rPr>
                <w:color w:val="000000"/>
              </w:rPr>
            </w:pPr>
            <w:r w:rsidRPr="0032563E">
              <w:rPr>
                <w:color w:val="000000"/>
              </w:rPr>
              <w:t>17</w:t>
            </w:r>
          </w:p>
        </w:tc>
        <w:tc>
          <w:tcPr>
            <w:tcW w:w="1469" w:type="dxa"/>
            <w:tcBorders>
              <w:top w:val="nil"/>
              <w:left w:val="nil"/>
              <w:bottom w:val="nil"/>
              <w:right w:val="nil"/>
            </w:tcBorders>
            <w:shd w:val="clear" w:color="auto" w:fill="auto"/>
            <w:noWrap/>
            <w:vAlign w:val="center"/>
            <w:hideMark/>
          </w:tcPr>
          <w:p w14:paraId="4F11CD9F" w14:textId="77777777" w:rsidR="00D67954" w:rsidRPr="0032563E" w:rsidRDefault="00D67954" w:rsidP="00D67954">
            <w:pPr>
              <w:jc w:val="center"/>
              <w:rPr>
                <w:color w:val="000000"/>
              </w:rPr>
            </w:pPr>
            <w:r w:rsidRPr="0032563E">
              <w:rPr>
                <w:color w:val="000000"/>
              </w:rPr>
              <w:t>6</w:t>
            </w:r>
          </w:p>
        </w:tc>
        <w:tc>
          <w:tcPr>
            <w:tcW w:w="1242" w:type="dxa"/>
            <w:tcBorders>
              <w:top w:val="nil"/>
              <w:left w:val="nil"/>
              <w:bottom w:val="nil"/>
              <w:right w:val="nil"/>
            </w:tcBorders>
            <w:shd w:val="clear" w:color="auto" w:fill="auto"/>
            <w:vAlign w:val="center"/>
            <w:hideMark/>
          </w:tcPr>
          <w:p w14:paraId="790A2A92" w14:textId="77777777" w:rsidR="00D67954" w:rsidRPr="0032563E" w:rsidRDefault="00D67954" w:rsidP="00D67954">
            <w:pPr>
              <w:jc w:val="center"/>
              <w:rPr>
                <w:color w:val="000000"/>
              </w:rPr>
            </w:pPr>
          </w:p>
        </w:tc>
      </w:tr>
      <w:tr w:rsidR="00D67954" w:rsidRPr="0032563E" w14:paraId="1B693725" w14:textId="77777777" w:rsidTr="003D5A61">
        <w:trPr>
          <w:trHeight w:val="193"/>
          <w:jc w:val="center"/>
        </w:trPr>
        <w:tc>
          <w:tcPr>
            <w:tcW w:w="4171" w:type="dxa"/>
            <w:tcBorders>
              <w:top w:val="nil"/>
              <w:left w:val="nil"/>
              <w:bottom w:val="nil"/>
              <w:right w:val="nil"/>
            </w:tcBorders>
            <w:shd w:val="clear" w:color="auto" w:fill="auto"/>
            <w:noWrap/>
            <w:vAlign w:val="center"/>
            <w:hideMark/>
          </w:tcPr>
          <w:p w14:paraId="00C67A12" w14:textId="77777777" w:rsidR="00D67954" w:rsidRPr="0032563E" w:rsidRDefault="00D67954" w:rsidP="00D67954">
            <w:pPr>
              <w:jc w:val="center"/>
            </w:pPr>
          </w:p>
        </w:tc>
        <w:tc>
          <w:tcPr>
            <w:tcW w:w="1441" w:type="dxa"/>
            <w:tcBorders>
              <w:top w:val="nil"/>
              <w:left w:val="nil"/>
              <w:bottom w:val="nil"/>
              <w:right w:val="nil"/>
            </w:tcBorders>
            <w:shd w:val="clear" w:color="auto" w:fill="auto"/>
            <w:noWrap/>
            <w:vAlign w:val="center"/>
            <w:hideMark/>
          </w:tcPr>
          <w:p w14:paraId="5945C739" w14:textId="77777777" w:rsidR="00D67954" w:rsidRPr="0032563E" w:rsidRDefault="00D67954" w:rsidP="00D67954"/>
        </w:tc>
        <w:tc>
          <w:tcPr>
            <w:tcW w:w="1321" w:type="dxa"/>
            <w:tcBorders>
              <w:top w:val="nil"/>
              <w:left w:val="nil"/>
              <w:bottom w:val="nil"/>
              <w:right w:val="nil"/>
            </w:tcBorders>
            <w:shd w:val="clear" w:color="auto" w:fill="auto"/>
            <w:vAlign w:val="center"/>
            <w:hideMark/>
          </w:tcPr>
          <w:p w14:paraId="64F8C8DF" w14:textId="77777777" w:rsidR="00D67954" w:rsidRPr="0032563E" w:rsidRDefault="00D67954" w:rsidP="00D67954">
            <w:pPr>
              <w:jc w:val="center"/>
            </w:pPr>
          </w:p>
        </w:tc>
        <w:tc>
          <w:tcPr>
            <w:tcW w:w="1469" w:type="dxa"/>
            <w:tcBorders>
              <w:top w:val="nil"/>
              <w:left w:val="nil"/>
              <w:bottom w:val="nil"/>
              <w:right w:val="nil"/>
            </w:tcBorders>
            <w:shd w:val="clear" w:color="auto" w:fill="auto"/>
            <w:noWrap/>
            <w:vAlign w:val="center"/>
            <w:hideMark/>
          </w:tcPr>
          <w:p w14:paraId="373EFF49" w14:textId="77777777" w:rsidR="00D67954" w:rsidRPr="0032563E" w:rsidRDefault="00D67954" w:rsidP="00D67954">
            <w:pPr>
              <w:jc w:val="center"/>
            </w:pPr>
          </w:p>
        </w:tc>
        <w:tc>
          <w:tcPr>
            <w:tcW w:w="1242" w:type="dxa"/>
            <w:tcBorders>
              <w:top w:val="nil"/>
              <w:left w:val="nil"/>
              <w:bottom w:val="nil"/>
              <w:right w:val="nil"/>
            </w:tcBorders>
            <w:shd w:val="clear" w:color="auto" w:fill="auto"/>
            <w:vAlign w:val="center"/>
            <w:hideMark/>
          </w:tcPr>
          <w:p w14:paraId="06D4590F" w14:textId="77777777" w:rsidR="00D67954" w:rsidRPr="0032563E" w:rsidRDefault="00D67954" w:rsidP="00D67954">
            <w:pPr>
              <w:jc w:val="center"/>
            </w:pPr>
          </w:p>
        </w:tc>
      </w:tr>
      <w:tr w:rsidR="00D67954" w:rsidRPr="0032563E" w14:paraId="6B847BCA"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2E753DBD" w14:textId="77777777" w:rsidR="00D67954" w:rsidRPr="0032563E" w:rsidRDefault="00D67954" w:rsidP="00D67954">
            <w:pPr>
              <w:rPr>
                <w:color w:val="000000"/>
                <w:u w:val="single"/>
              </w:rPr>
            </w:pPr>
            <w:r w:rsidRPr="0032563E">
              <w:rPr>
                <w:color w:val="000000"/>
                <w:u w:val="single"/>
              </w:rPr>
              <w:t>Laboratory and clinical parameters</w:t>
            </w:r>
          </w:p>
        </w:tc>
        <w:tc>
          <w:tcPr>
            <w:tcW w:w="1441" w:type="dxa"/>
            <w:tcBorders>
              <w:top w:val="nil"/>
              <w:left w:val="nil"/>
              <w:bottom w:val="nil"/>
              <w:right w:val="nil"/>
            </w:tcBorders>
            <w:shd w:val="clear" w:color="auto" w:fill="auto"/>
            <w:noWrap/>
            <w:vAlign w:val="center"/>
            <w:hideMark/>
          </w:tcPr>
          <w:p w14:paraId="62CE5772" w14:textId="77777777" w:rsidR="00D67954" w:rsidRPr="0032563E" w:rsidRDefault="00D67954" w:rsidP="00D67954">
            <w:pPr>
              <w:rPr>
                <w:color w:val="000000"/>
                <w:u w:val="single"/>
              </w:rPr>
            </w:pPr>
          </w:p>
        </w:tc>
        <w:tc>
          <w:tcPr>
            <w:tcW w:w="1321" w:type="dxa"/>
            <w:tcBorders>
              <w:top w:val="nil"/>
              <w:left w:val="nil"/>
              <w:bottom w:val="nil"/>
              <w:right w:val="nil"/>
            </w:tcBorders>
            <w:shd w:val="clear" w:color="auto" w:fill="auto"/>
            <w:vAlign w:val="center"/>
            <w:hideMark/>
          </w:tcPr>
          <w:p w14:paraId="20FD9DD0" w14:textId="77777777" w:rsidR="00D67954" w:rsidRPr="0032563E" w:rsidRDefault="00D67954" w:rsidP="00D67954">
            <w:pPr>
              <w:jc w:val="center"/>
            </w:pPr>
          </w:p>
        </w:tc>
        <w:tc>
          <w:tcPr>
            <w:tcW w:w="1469" w:type="dxa"/>
            <w:tcBorders>
              <w:top w:val="nil"/>
              <w:left w:val="nil"/>
              <w:bottom w:val="nil"/>
              <w:right w:val="nil"/>
            </w:tcBorders>
            <w:shd w:val="clear" w:color="auto" w:fill="auto"/>
            <w:noWrap/>
            <w:vAlign w:val="center"/>
            <w:hideMark/>
          </w:tcPr>
          <w:p w14:paraId="3C9BEF88" w14:textId="77777777" w:rsidR="00D67954" w:rsidRPr="0032563E" w:rsidRDefault="00D67954" w:rsidP="00D67954">
            <w:pPr>
              <w:jc w:val="center"/>
            </w:pPr>
          </w:p>
        </w:tc>
        <w:tc>
          <w:tcPr>
            <w:tcW w:w="1242" w:type="dxa"/>
            <w:tcBorders>
              <w:top w:val="nil"/>
              <w:left w:val="nil"/>
              <w:bottom w:val="nil"/>
              <w:right w:val="nil"/>
            </w:tcBorders>
            <w:shd w:val="clear" w:color="auto" w:fill="auto"/>
            <w:vAlign w:val="center"/>
            <w:hideMark/>
          </w:tcPr>
          <w:p w14:paraId="45410C5F" w14:textId="77777777" w:rsidR="00D67954" w:rsidRPr="0032563E" w:rsidRDefault="00D67954" w:rsidP="00D67954">
            <w:pPr>
              <w:jc w:val="center"/>
            </w:pPr>
          </w:p>
        </w:tc>
      </w:tr>
      <w:tr w:rsidR="00D67954" w:rsidRPr="0032563E" w14:paraId="7DA3F1F5"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548DE812" w14:textId="77777777" w:rsidR="00D67954" w:rsidRPr="0032563E" w:rsidRDefault="00D67954" w:rsidP="00D67954">
            <w:pPr>
              <w:ind w:firstLineChars="400" w:firstLine="960"/>
              <w:rPr>
                <w:color w:val="000000"/>
              </w:rPr>
            </w:pPr>
            <w:r w:rsidRPr="0032563E">
              <w:rPr>
                <w:color w:val="000000"/>
              </w:rPr>
              <w:t>Albumin</w:t>
            </w:r>
          </w:p>
        </w:tc>
        <w:tc>
          <w:tcPr>
            <w:tcW w:w="1441" w:type="dxa"/>
            <w:tcBorders>
              <w:top w:val="nil"/>
              <w:left w:val="nil"/>
              <w:bottom w:val="nil"/>
              <w:right w:val="nil"/>
            </w:tcBorders>
            <w:shd w:val="clear" w:color="auto" w:fill="auto"/>
            <w:noWrap/>
            <w:vAlign w:val="center"/>
            <w:hideMark/>
          </w:tcPr>
          <w:p w14:paraId="630CE5C2" w14:textId="77777777" w:rsidR="00D67954" w:rsidRPr="0032563E" w:rsidRDefault="00D67954" w:rsidP="00D67954">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00D740E9" w14:textId="77777777" w:rsidR="00D67954" w:rsidRPr="0032563E" w:rsidRDefault="00D67954" w:rsidP="00D67954">
            <w:pPr>
              <w:jc w:val="center"/>
              <w:rPr>
                <w:color w:val="000000"/>
              </w:rPr>
            </w:pPr>
            <w:r w:rsidRPr="0032563E">
              <w:rPr>
                <w:color w:val="000000"/>
              </w:rPr>
              <w:t>3.98±0.1</w:t>
            </w:r>
          </w:p>
        </w:tc>
        <w:tc>
          <w:tcPr>
            <w:tcW w:w="1469" w:type="dxa"/>
            <w:tcBorders>
              <w:top w:val="nil"/>
              <w:left w:val="nil"/>
              <w:bottom w:val="nil"/>
              <w:right w:val="nil"/>
            </w:tcBorders>
            <w:shd w:val="clear" w:color="auto" w:fill="auto"/>
            <w:noWrap/>
            <w:vAlign w:val="center"/>
            <w:hideMark/>
          </w:tcPr>
          <w:p w14:paraId="5CE1E0AB" w14:textId="77777777" w:rsidR="00D67954" w:rsidRPr="0032563E" w:rsidRDefault="00D67954" w:rsidP="00D67954">
            <w:pPr>
              <w:jc w:val="center"/>
              <w:rPr>
                <w:color w:val="000000"/>
              </w:rPr>
            </w:pPr>
            <w:r w:rsidRPr="0032563E">
              <w:rPr>
                <w:color w:val="000000"/>
              </w:rPr>
              <w:t>3.31±0.18</w:t>
            </w:r>
          </w:p>
        </w:tc>
        <w:tc>
          <w:tcPr>
            <w:tcW w:w="1242" w:type="dxa"/>
            <w:tcBorders>
              <w:top w:val="nil"/>
              <w:left w:val="nil"/>
              <w:bottom w:val="nil"/>
              <w:right w:val="nil"/>
            </w:tcBorders>
            <w:shd w:val="clear" w:color="auto" w:fill="auto"/>
            <w:vAlign w:val="center"/>
            <w:hideMark/>
          </w:tcPr>
          <w:p w14:paraId="6074D889" w14:textId="77777777" w:rsidR="00D67954" w:rsidRPr="0032563E" w:rsidRDefault="00D67954" w:rsidP="00D67954">
            <w:pPr>
              <w:jc w:val="center"/>
              <w:rPr>
                <w:color w:val="000000"/>
              </w:rPr>
            </w:pPr>
            <w:r w:rsidRPr="0032563E">
              <w:rPr>
                <w:color w:val="000000"/>
              </w:rPr>
              <w:t>0.004</w:t>
            </w:r>
          </w:p>
        </w:tc>
      </w:tr>
      <w:tr w:rsidR="00D67954" w:rsidRPr="0032563E" w14:paraId="37A6D20C"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15863D51" w14:textId="77777777" w:rsidR="00D67954" w:rsidRPr="0032563E" w:rsidRDefault="00D67954" w:rsidP="00D67954">
            <w:pPr>
              <w:ind w:firstLineChars="400" w:firstLine="960"/>
              <w:rPr>
                <w:color w:val="000000"/>
              </w:rPr>
            </w:pPr>
            <w:proofErr w:type="spellStart"/>
            <w:r w:rsidRPr="0032563E">
              <w:rPr>
                <w:color w:val="000000"/>
              </w:rPr>
              <w:t>INR</w:t>
            </w:r>
            <w:r w:rsidRPr="0032563E">
              <w:rPr>
                <w:color w:val="000000"/>
                <w:vertAlign w:val="superscript"/>
              </w:rPr>
              <w:t>a</w:t>
            </w:r>
            <w:proofErr w:type="spellEnd"/>
          </w:p>
        </w:tc>
        <w:tc>
          <w:tcPr>
            <w:tcW w:w="1441" w:type="dxa"/>
            <w:tcBorders>
              <w:top w:val="nil"/>
              <w:left w:val="nil"/>
              <w:bottom w:val="nil"/>
              <w:right w:val="nil"/>
            </w:tcBorders>
            <w:shd w:val="clear" w:color="auto" w:fill="auto"/>
            <w:noWrap/>
            <w:vAlign w:val="center"/>
            <w:hideMark/>
          </w:tcPr>
          <w:p w14:paraId="59EB02E6" w14:textId="77777777" w:rsidR="00D67954" w:rsidRPr="0032563E" w:rsidRDefault="00D67954" w:rsidP="00D67954">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27DB0D6B" w14:textId="77777777" w:rsidR="00D67954" w:rsidRPr="0032563E" w:rsidRDefault="00D67954" w:rsidP="00D67954">
            <w:pPr>
              <w:jc w:val="center"/>
              <w:rPr>
                <w:color w:val="000000"/>
              </w:rPr>
            </w:pPr>
            <w:r w:rsidRPr="0032563E">
              <w:rPr>
                <w:color w:val="000000"/>
              </w:rPr>
              <w:t>1.09±0.03</w:t>
            </w:r>
          </w:p>
        </w:tc>
        <w:tc>
          <w:tcPr>
            <w:tcW w:w="1469" w:type="dxa"/>
            <w:tcBorders>
              <w:top w:val="nil"/>
              <w:left w:val="nil"/>
              <w:bottom w:val="nil"/>
              <w:right w:val="nil"/>
            </w:tcBorders>
            <w:shd w:val="clear" w:color="auto" w:fill="auto"/>
            <w:noWrap/>
            <w:vAlign w:val="center"/>
            <w:hideMark/>
          </w:tcPr>
          <w:p w14:paraId="199E8FE0" w14:textId="77777777" w:rsidR="00D67954" w:rsidRPr="0032563E" w:rsidRDefault="00D67954" w:rsidP="00D67954">
            <w:pPr>
              <w:jc w:val="center"/>
              <w:rPr>
                <w:color w:val="000000"/>
              </w:rPr>
            </w:pPr>
            <w:r w:rsidRPr="0032563E">
              <w:rPr>
                <w:color w:val="000000"/>
              </w:rPr>
              <w:t>1.267±0.04</w:t>
            </w:r>
          </w:p>
        </w:tc>
        <w:tc>
          <w:tcPr>
            <w:tcW w:w="1242" w:type="dxa"/>
            <w:tcBorders>
              <w:top w:val="nil"/>
              <w:left w:val="nil"/>
              <w:bottom w:val="nil"/>
              <w:right w:val="nil"/>
            </w:tcBorders>
            <w:shd w:val="clear" w:color="auto" w:fill="auto"/>
            <w:vAlign w:val="center"/>
            <w:hideMark/>
          </w:tcPr>
          <w:p w14:paraId="73023B38" w14:textId="77777777" w:rsidR="00D67954" w:rsidRPr="0032563E" w:rsidRDefault="00D67954" w:rsidP="00D67954">
            <w:pPr>
              <w:jc w:val="center"/>
              <w:rPr>
                <w:color w:val="000000"/>
              </w:rPr>
            </w:pPr>
            <w:r w:rsidRPr="0032563E">
              <w:rPr>
                <w:color w:val="000000"/>
              </w:rPr>
              <w:t>0.001</w:t>
            </w:r>
          </w:p>
        </w:tc>
      </w:tr>
      <w:tr w:rsidR="00D67954" w:rsidRPr="0032563E" w14:paraId="4982B0BC"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15D4F632" w14:textId="77777777" w:rsidR="00D67954" w:rsidRPr="0032563E" w:rsidRDefault="00D67954" w:rsidP="00D67954">
            <w:pPr>
              <w:ind w:firstLineChars="400" w:firstLine="960"/>
              <w:rPr>
                <w:color w:val="000000"/>
              </w:rPr>
            </w:pPr>
            <w:r w:rsidRPr="0032563E">
              <w:rPr>
                <w:color w:val="000000"/>
              </w:rPr>
              <w:t>Alanine transaminase (ALT)</w:t>
            </w:r>
          </w:p>
        </w:tc>
        <w:tc>
          <w:tcPr>
            <w:tcW w:w="1441" w:type="dxa"/>
            <w:tcBorders>
              <w:top w:val="nil"/>
              <w:left w:val="nil"/>
              <w:bottom w:val="nil"/>
              <w:right w:val="nil"/>
            </w:tcBorders>
            <w:shd w:val="clear" w:color="auto" w:fill="auto"/>
            <w:noWrap/>
            <w:vAlign w:val="center"/>
            <w:hideMark/>
          </w:tcPr>
          <w:p w14:paraId="25F59BDB" w14:textId="77777777" w:rsidR="00D67954" w:rsidRPr="0032563E" w:rsidRDefault="00D67954" w:rsidP="00D67954">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5A68E32B" w14:textId="77777777" w:rsidR="00D67954" w:rsidRPr="0032563E" w:rsidRDefault="00D67954" w:rsidP="00D67954">
            <w:pPr>
              <w:jc w:val="center"/>
              <w:rPr>
                <w:color w:val="000000"/>
              </w:rPr>
            </w:pPr>
            <w:r w:rsidRPr="0032563E">
              <w:rPr>
                <w:color w:val="000000"/>
              </w:rPr>
              <w:t>34.5±3.6</w:t>
            </w:r>
          </w:p>
        </w:tc>
        <w:tc>
          <w:tcPr>
            <w:tcW w:w="1469" w:type="dxa"/>
            <w:tcBorders>
              <w:top w:val="nil"/>
              <w:left w:val="nil"/>
              <w:bottom w:val="nil"/>
              <w:right w:val="nil"/>
            </w:tcBorders>
            <w:shd w:val="clear" w:color="auto" w:fill="auto"/>
            <w:noWrap/>
            <w:vAlign w:val="center"/>
            <w:hideMark/>
          </w:tcPr>
          <w:p w14:paraId="04DFD4D2" w14:textId="77777777" w:rsidR="00D67954" w:rsidRPr="0032563E" w:rsidRDefault="00D67954" w:rsidP="00D67954">
            <w:pPr>
              <w:jc w:val="center"/>
              <w:rPr>
                <w:color w:val="000000"/>
              </w:rPr>
            </w:pPr>
            <w:r w:rsidRPr="0032563E">
              <w:rPr>
                <w:color w:val="000000"/>
              </w:rPr>
              <w:t>29.6±6.2</w:t>
            </w:r>
          </w:p>
        </w:tc>
        <w:tc>
          <w:tcPr>
            <w:tcW w:w="1242" w:type="dxa"/>
            <w:tcBorders>
              <w:top w:val="nil"/>
              <w:left w:val="nil"/>
              <w:bottom w:val="nil"/>
              <w:right w:val="nil"/>
            </w:tcBorders>
            <w:shd w:val="clear" w:color="auto" w:fill="auto"/>
            <w:vAlign w:val="center"/>
            <w:hideMark/>
          </w:tcPr>
          <w:p w14:paraId="19F43ADB" w14:textId="77777777" w:rsidR="00D67954" w:rsidRPr="0032563E" w:rsidRDefault="00D67954" w:rsidP="00D67954">
            <w:pPr>
              <w:jc w:val="center"/>
              <w:rPr>
                <w:color w:val="000000"/>
              </w:rPr>
            </w:pPr>
            <w:r w:rsidRPr="0032563E">
              <w:rPr>
                <w:color w:val="000000"/>
              </w:rPr>
              <w:t>0.5</w:t>
            </w:r>
          </w:p>
        </w:tc>
      </w:tr>
      <w:tr w:rsidR="00D67954" w:rsidRPr="0032563E" w14:paraId="00C58D1C"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35C2F995" w14:textId="77777777" w:rsidR="00D67954" w:rsidRPr="0032563E" w:rsidRDefault="00D67954" w:rsidP="00D67954">
            <w:pPr>
              <w:ind w:firstLineChars="400" w:firstLine="960"/>
              <w:rPr>
                <w:color w:val="000000"/>
              </w:rPr>
            </w:pPr>
            <w:r w:rsidRPr="0032563E">
              <w:rPr>
                <w:color w:val="000000"/>
              </w:rPr>
              <w:t>Aspartate transaminase (AST)</w:t>
            </w:r>
          </w:p>
        </w:tc>
        <w:tc>
          <w:tcPr>
            <w:tcW w:w="1441" w:type="dxa"/>
            <w:tcBorders>
              <w:top w:val="nil"/>
              <w:left w:val="nil"/>
              <w:bottom w:val="nil"/>
              <w:right w:val="nil"/>
            </w:tcBorders>
            <w:shd w:val="clear" w:color="auto" w:fill="auto"/>
            <w:noWrap/>
            <w:vAlign w:val="center"/>
            <w:hideMark/>
          </w:tcPr>
          <w:p w14:paraId="13EDA871" w14:textId="77777777" w:rsidR="00D67954" w:rsidRPr="0032563E" w:rsidRDefault="00D67954" w:rsidP="00D67954">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1F63AC54" w14:textId="77777777" w:rsidR="00D67954" w:rsidRPr="0032563E" w:rsidRDefault="00D67954" w:rsidP="00D67954">
            <w:pPr>
              <w:jc w:val="center"/>
              <w:rPr>
                <w:color w:val="000000"/>
              </w:rPr>
            </w:pPr>
            <w:r w:rsidRPr="0032563E">
              <w:rPr>
                <w:color w:val="000000"/>
              </w:rPr>
              <w:t>40.8±4.7</w:t>
            </w:r>
          </w:p>
        </w:tc>
        <w:tc>
          <w:tcPr>
            <w:tcW w:w="1469" w:type="dxa"/>
            <w:tcBorders>
              <w:top w:val="nil"/>
              <w:left w:val="nil"/>
              <w:bottom w:val="nil"/>
              <w:right w:val="nil"/>
            </w:tcBorders>
            <w:shd w:val="clear" w:color="auto" w:fill="auto"/>
            <w:noWrap/>
            <w:vAlign w:val="center"/>
            <w:hideMark/>
          </w:tcPr>
          <w:p w14:paraId="4DD6CB9C" w14:textId="77777777" w:rsidR="00D67954" w:rsidRPr="0032563E" w:rsidRDefault="00D67954" w:rsidP="00D67954">
            <w:pPr>
              <w:jc w:val="center"/>
              <w:rPr>
                <w:color w:val="000000"/>
              </w:rPr>
            </w:pPr>
            <w:r w:rsidRPr="0032563E">
              <w:rPr>
                <w:color w:val="000000"/>
              </w:rPr>
              <w:t>39.4±7.9</w:t>
            </w:r>
          </w:p>
        </w:tc>
        <w:tc>
          <w:tcPr>
            <w:tcW w:w="1242" w:type="dxa"/>
            <w:tcBorders>
              <w:top w:val="nil"/>
              <w:left w:val="nil"/>
              <w:bottom w:val="nil"/>
              <w:right w:val="nil"/>
            </w:tcBorders>
            <w:shd w:val="clear" w:color="auto" w:fill="auto"/>
            <w:vAlign w:val="center"/>
            <w:hideMark/>
          </w:tcPr>
          <w:p w14:paraId="444E093F" w14:textId="77777777" w:rsidR="00D67954" w:rsidRPr="0032563E" w:rsidRDefault="00D67954" w:rsidP="00D67954">
            <w:pPr>
              <w:jc w:val="center"/>
              <w:rPr>
                <w:color w:val="000000"/>
              </w:rPr>
            </w:pPr>
            <w:r w:rsidRPr="0032563E">
              <w:rPr>
                <w:color w:val="000000"/>
              </w:rPr>
              <w:t>0.9</w:t>
            </w:r>
          </w:p>
        </w:tc>
      </w:tr>
      <w:tr w:rsidR="00D67954" w:rsidRPr="0032563E" w14:paraId="4C4FBAE6"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35C308C5" w14:textId="77777777" w:rsidR="00D67954" w:rsidRPr="0032563E" w:rsidRDefault="00D67954" w:rsidP="00D67954">
            <w:pPr>
              <w:ind w:firstLineChars="400" w:firstLine="960"/>
              <w:rPr>
                <w:color w:val="000000"/>
              </w:rPr>
            </w:pPr>
            <w:r w:rsidRPr="0032563E">
              <w:rPr>
                <w:color w:val="000000"/>
              </w:rPr>
              <w:t>Creatinine</w:t>
            </w:r>
          </w:p>
        </w:tc>
        <w:tc>
          <w:tcPr>
            <w:tcW w:w="1441" w:type="dxa"/>
            <w:tcBorders>
              <w:top w:val="nil"/>
              <w:left w:val="nil"/>
              <w:bottom w:val="nil"/>
              <w:right w:val="nil"/>
            </w:tcBorders>
            <w:shd w:val="clear" w:color="auto" w:fill="auto"/>
            <w:noWrap/>
            <w:vAlign w:val="center"/>
            <w:hideMark/>
          </w:tcPr>
          <w:p w14:paraId="16343DBE" w14:textId="77777777" w:rsidR="00D67954" w:rsidRPr="0032563E" w:rsidRDefault="00D67954" w:rsidP="00D67954">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6D316E99" w14:textId="77777777" w:rsidR="00D67954" w:rsidRPr="0032563E" w:rsidRDefault="00D67954" w:rsidP="00D67954">
            <w:pPr>
              <w:jc w:val="center"/>
              <w:rPr>
                <w:color w:val="000000"/>
              </w:rPr>
            </w:pPr>
            <w:r w:rsidRPr="0032563E">
              <w:rPr>
                <w:color w:val="000000"/>
              </w:rPr>
              <w:t>0.74±0.08</w:t>
            </w:r>
          </w:p>
        </w:tc>
        <w:tc>
          <w:tcPr>
            <w:tcW w:w="1469" w:type="dxa"/>
            <w:tcBorders>
              <w:top w:val="nil"/>
              <w:left w:val="nil"/>
              <w:bottom w:val="nil"/>
              <w:right w:val="nil"/>
            </w:tcBorders>
            <w:shd w:val="clear" w:color="auto" w:fill="auto"/>
            <w:noWrap/>
            <w:vAlign w:val="center"/>
            <w:hideMark/>
          </w:tcPr>
          <w:p w14:paraId="1C6CD5DA" w14:textId="77777777" w:rsidR="00D67954" w:rsidRPr="0032563E" w:rsidRDefault="00D67954" w:rsidP="00D67954">
            <w:pPr>
              <w:jc w:val="center"/>
              <w:rPr>
                <w:color w:val="000000"/>
              </w:rPr>
            </w:pPr>
            <w:r w:rsidRPr="0032563E">
              <w:rPr>
                <w:color w:val="000000"/>
              </w:rPr>
              <w:t>1.24±0.13</w:t>
            </w:r>
          </w:p>
        </w:tc>
        <w:tc>
          <w:tcPr>
            <w:tcW w:w="1242" w:type="dxa"/>
            <w:tcBorders>
              <w:top w:val="nil"/>
              <w:left w:val="nil"/>
              <w:bottom w:val="nil"/>
              <w:right w:val="nil"/>
            </w:tcBorders>
            <w:shd w:val="clear" w:color="auto" w:fill="auto"/>
            <w:vAlign w:val="center"/>
            <w:hideMark/>
          </w:tcPr>
          <w:p w14:paraId="1654BFD3" w14:textId="77777777" w:rsidR="00D67954" w:rsidRPr="0032563E" w:rsidRDefault="00D67954" w:rsidP="00D67954">
            <w:pPr>
              <w:jc w:val="center"/>
              <w:rPr>
                <w:color w:val="000000"/>
              </w:rPr>
            </w:pPr>
            <w:r w:rsidRPr="0032563E">
              <w:rPr>
                <w:color w:val="000000"/>
              </w:rPr>
              <w:t>0.002</w:t>
            </w:r>
          </w:p>
        </w:tc>
      </w:tr>
      <w:tr w:rsidR="00D67954" w:rsidRPr="0032563E" w14:paraId="4E29545C" w14:textId="77777777" w:rsidTr="003D5A61">
        <w:trPr>
          <w:trHeight w:val="328"/>
          <w:jc w:val="center"/>
        </w:trPr>
        <w:tc>
          <w:tcPr>
            <w:tcW w:w="4171" w:type="dxa"/>
            <w:tcBorders>
              <w:top w:val="nil"/>
              <w:left w:val="nil"/>
              <w:bottom w:val="nil"/>
              <w:right w:val="nil"/>
            </w:tcBorders>
            <w:shd w:val="clear" w:color="auto" w:fill="auto"/>
            <w:noWrap/>
            <w:vAlign w:val="center"/>
            <w:hideMark/>
          </w:tcPr>
          <w:p w14:paraId="29C1DAB4" w14:textId="77777777" w:rsidR="00D67954" w:rsidRPr="0032563E" w:rsidRDefault="00D67954" w:rsidP="00D67954">
            <w:pPr>
              <w:ind w:firstLineChars="400" w:firstLine="960"/>
              <w:rPr>
                <w:color w:val="000000"/>
              </w:rPr>
            </w:pPr>
            <w:r w:rsidRPr="0032563E">
              <w:rPr>
                <w:color w:val="000000"/>
              </w:rPr>
              <w:t>Sodium</w:t>
            </w:r>
          </w:p>
        </w:tc>
        <w:tc>
          <w:tcPr>
            <w:tcW w:w="1441" w:type="dxa"/>
            <w:tcBorders>
              <w:top w:val="nil"/>
              <w:left w:val="nil"/>
              <w:bottom w:val="nil"/>
              <w:right w:val="nil"/>
            </w:tcBorders>
            <w:shd w:val="clear" w:color="auto" w:fill="auto"/>
            <w:noWrap/>
            <w:vAlign w:val="center"/>
            <w:hideMark/>
          </w:tcPr>
          <w:p w14:paraId="0CEFFA5E" w14:textId="77777777" w:rsidR="00D67954" w:rsidRPr="0032563E" w:rsidRDefault="00D67954" w:rsidP="00D67954">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6D64ACDB" w14:textId="77777777" w:rsidR="00D67954" w:rsidRPr="0032563E" w:rsidRDefault="00D67954" w:rsidP="00D67954">
            <w:pPr>
              <w:jc w:val="center"/>
              <w:rPr>
                <w:color w:val="000000"/>
              </w:rPr>
            </w:pPr>
            <w:r w:rsidRPr="0032563E">
              <w:rPr>
                <w:color w:val="000000"/>
              </w:rPr>
              <w:t>140.2±0.7</w:t>
            </w:r>
          </w:p>
        </w:tc>
        <w:tc>
          <w:tcPr>
            <w:tcW w:w="1469" w:type="dxa"/>
            <w:tcBorders>
              <w:top w:val="nil"/>
              <w:left w:val="nil"/>
              <w:bottom w:val="nil"/>
              <w:right w:val="nil"/>
            </w:tcBorders>
            <w:shd w:val="clear" w:color="auto" w:fill="auto"/>
            <w:noWrap/>
            <w:vAlign w:val="center"/>
            <w:hideMark/>
          </w:tcPr>
          <w:p w14:paraId="4A483D0D" w14:textId="77777777" w:rsidR="00D67954" w:rsidRPr="0032563E" w:rsidRDefault="00D67954" w:rsidP="00D67954">
            <w:pPr>
              <w:jc w:val="center"/>
              <w:rPr>
                <w:color w:val="000000"/>
              </w:rPr>
            </w:pPr>
            <w:r w:rsidRPr="0032563E">
              <w:rPr>
                <w:color w:val="000000"/>
              </w:rPr>
              <w:t>137.5±1.3</w:t>
            </w:r>
          </w:p>
        </w:tc>
        <w:tc>
          <w:tcPr>
            <w:tcW w:w="1242" w:type="dxa"/>
            <w:tcBorders>
              <w:top w:val="nil"/>
              <w:left w:val="nil"/>
              <w:bottom w:val="nil"/>
              <w:right w:val="nil"/>
            </w:tcBorders>
            <w:shd w:val="clear" w:color="auto" w:fill="auto"/>
            <w:vAlign w:val="center"/>
            <w:hideMark/>
          </w:tcPr>
          <w:p w14:paraId="505B005A" w14:textId="77777777" w:rsidR="00D67954" w:rsidRPr="0032563E" w:rsidRDefault="00D67954" w:rsidP="00D67954">
            <w:pPr>
              <w:jc w:val="center"/>
              <w:rPr>
                <w:color w:val="000000"/>
              </w:rPr>
            </w:pPr>
            <w:r w:rsidRPr="0032563E">
              <w:rPr>
                <w:color w:val="000000"/>
              </w:rPr>
              <w:t>0.08</w:t>
            </w:r>
          </w:p>
        </w:tc>
      </w:tr>
      <w:tr w:rsidR="00D67954" w:rsidRPr="0032563E" w14:paraId="7869A49C" w14:textId="77777777" w:rsidTr="003D5A61">
        <w:trPr>
          <w:trHeight w:val="309"/>
          <w:jc w:val="center"/>
        </w:trPr>
        <w:tc>
          <w:tcPr>
            <w:tcW w:w="9646" w:type="dxa"/>
            <w:gridSpan w:val="5"/>
            <w:tcBorders>
              <w:top w:val="single" w:sz="8" w:space="0" w:color="auto"/>
              <w:left w:val="nil"/>
              <w:bottom w:val="nil"/>
              <w:right w:val="nil"/>
            </w:tcBorders>
            <w:shd w:val="clear" w:color="auto" w:fill="auto"/>
            <w:vAlign w:val="center"/>
            <w:hideMark/>
          </w:tcPr>
          <w:p w14:paraId="22963B32" w14:textId="77777777" w:rsidR="00D67954" w:rsidRPr="0032563E" w:rsidRDefault="00D67954" w:rsidP="00D67954">
            <w:pPr>
              <w:rPr>
                <w:color w:val="000000"/>
              </w:rPr>
            </w:pPr>
            <w:r w:rsidRPr="0032563E">
              <w:rPr>
                <w:color w:val="000000"/>
                <w:vertAlign w:val="superscript"/>
              </w:rPr>
              <w:t xml:space="preserve">a </w:t>
            </w:r>
            <w:r w:rsidRPr="0032563E">
              <w:rPr>
                <w:color w:val="000000"/>
              </w:rPr>
              <w:t>INR: international normalized ratio</w:t>
            </w:r>
          </w:p>
        </w:tc>
      </w:tr>
    </w:tbl>
    <w:p w14:paraId="53B56D8F" w14:textId="32AE30FE" w:rsidR="006F65B7" w:rsidRPr="0032563E" w:rsidRDefault="006F65B7" w:rsidP="00E5070A"/>
    <w:p w14:paraId="473DE1DF" w14:textId="1F3CA7FC" w:rsidR="00DA0A17" w:rsidRPr="0032563E" w:rsidRDefault="00D67954" w:rsidP="00E5070A">
      <w:pPr>
        <w:sectPr w:rsidR="00DA0A17" w:rsidRPr="0032563E" w:rsidSect="003D5A61">
          <w:pgSz w:w="12240" w:h="15840"/>
          <w:pgMar w:top="1440" w:right="1440" w:bottom="1440" w:left="1440" w:header="720" w:footer="720" w:gutter="0"/>
          <w:cols w:space="720"/>
          <w:docGrid w:linePitch="360"/>
        </w:sectPr>
      </w:pPr>
      <w:r w:rsidRPr="0032563E">
        <w:t>Table 1:  Study population demographics, clinical laboratory parameters.</w:t>
      </w:r>
    </w:p>
    <w:p w14:paraId="559DAD37" w14:textId="5903C971" w:rsidR="00924E95" w:rsidRPr="0032563E" w:rsidRDefault="003115C5" w:rsidP="003D5A61">
      <w:pPr>
        <w:jc w:val="center"/>
      </w:pPr>
      <w:r w:rsidRPr="0032563E">
        <w:rPr>
          <w:noProof/>
        </w:rPr>
        <w:lastRenderedPageBreak/>
        <w:drawing>
          <wp:inline distT="0" distB="0" distL="0" distR="0" wp14:anchorId="4B8A5160" wp14:editId="08ABF4EC">
            <wp:extent cx="5567363" cy="3711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SHvsBR.tif"/>
                    <pic:cNvPicPr/>
                  </pic:nvPicPr>
                  <pic:blipFill>
                    <a:blip r:embed="rId10" cstate="email">
                      <a:extLst>
                        <a:ext uri="{28A0092B-C50C-407E-A947-70E740481C1C}">
                          <a14:useLocalDpi xmlns:a14="http://schemas.microsoft.com/office/drawing/2010/main"/>
                        </a:ext>
                      </a:extLst>
                    </a:blip>
                    <a:stretch>
                      <a:fillRect/>
                    </a:stretch>
                  </pic:blipFill>
                  <pic:spPr>
                    <a:xfrm>
                      <a:off x="0" y="0"/>
                      <a:ext cx="5593578" cy="3729052"/>
                    </a:xfrm>
                    <a:prstGeom prst="rect">
                      <a:avLst/>
                    </a:prstGeom>
                  </pic:spPr>
                </pic:pic>
              </a:graphicData>
            </a:graphic>
          </wp:inline>
        </w:drawing>
      </w:r>
    </w:p>
    <w:p w14:paraId="14042BF0" w14:textId="77777777" w:rsidR="003858BB" w:rsidRPr="0032563E" w:rsidRDefault="003858BB" w:rsidP="00E5070A"/>
    <w:p w14:paraId="1D0B0AD2" w14:textId="7CCF3298" w:rsidR="009B2C23" w:rsidRPr="0032563E" w:rsidRDefault="009B2C23" w:rsidP="00E5070A">
      <w:r w:rsidRPr="0032563E">
        <w:t xml:space="preserve">Figure1: Sample </w:t>
      </w:r>
      <w:r w:rsidR="008A2ACD" w:rsidRPr="0032563E">
        <w:t xml:space="preserve">3D T1 FSGPR </w:t>
      </w:r>
      <w:r w:rsidRPr="0032563E">
        <w:t xml:space="preserve">axial view of Control and a NASH subjects </w:t>
      </w:r>
      <w:r w:rsidR="00FB48DD" w:rsidRPr="0032563E">
        <w:t>with</w:t>
      </w:r>
      <w:r w:rsidR="008A2ACD" w:rsidRPr="0032563E">
        <w:t xml:space="preserve">out adjusting </w:t>
      </w:r>
      <w:r w:rsidR="00FB48DD" w:rsidRPr="0032563E">
        <w:t>image</w:t>
      </w:r>
      <w:r w:rsidRPr="0032563E">
        <w:t xml:space="preserve"> signal intensity. </w:t>
      </w:r>
      <w:r w:rsidRPr="0032563E">
        <w:br w:type="page"/>
      </w:r>
    </w:p>
    <w:p w14:paraId="4BAAED16" w14:textId="77777777" w:rsidR="009B2C23" w:rsidRPr="0032563E" w:rsidRDefault="009B2C23" w:rsidP="00E5070A">
      <w:pPr>
        <w:sectPr w:rsidR="009B2C23" w:rsidRPr="0032563E" w:rsidSect="00606362">
          <w:pgSz w:w="12240" w:h="15840"/>
          <w:pgMar w:top="1440" w:right="1440" w:bottom="1440" w:left="1440" w:header="720" w:footer="720" w:gutter="0"/>
          <w:cols w:space="720"/>
          <w:docGrid w:linePitch="360"/>
        </w:sectPr>
      </w:pPr>
    </w:p>
    <w:tbl>
      <w:tblPr>
        <w:tblW w:w="14117" w:type="dxa"/>
        <w:tblLayout w:type="fixed"/>
        <w:tblLook w:val="04A0" w:firstRow="1" w:lastRow="0" w:firstColumn="1" w:lastColumn="0" w:noHBand="0" w:noVBand="1"/>
      </w:tblPr>
      <w:tblGrid>
        <w:gridCol w:w="4102"/>
        <w:gridCol w:w="1526"/>
        <w:gridCol w:w="1526"/>
        <w:gridCol w:w="1526"/>
        <w:gridCol w:w="1240"/>
        <w:gridCol w:w="1335"/>
        <w:gridCol w:w="1431"/>
        <w:gridCol w:w="1431"/>
      </w:tblGrid>
      <w:tr w:rsidR="000C2638" w:rsidRPr="000C2638" w14:paraId="684920B6" w14:textId="77777777" w:rsidTr="003D5A61">
        <w:trPr>
          <w:trHeight w:val="620"/>
        </w:trPr>
        <w:tc>
          <w:tcPr>
            <w:tcW w:w="4102" w:type="dxa"/>
            <w:tcBorders>
              <w:top w:val="nil"/>
              <w:left w:val="nil"/>
              <w:bottom w:val="nil"/>
              <w:right w:val="nil"/>
            </w:tcBorders>
            <w:shd w:val="clear" w:color="auto" w:fill="auto"/>
            <w:noWrap/>
            <w:vAlign w:val="bottom"/>
            <w:hideMark/>
          </w:tcPr>
          <w:p w14:paraId="0DF9186D" w14:textId="77777777" w:rsidR="000C2638" w:rsidRPr="000C2638" w:rsidRDefault="000C2638" w:rsidP="000C2638"/>
        </w:tc>
        <w:tc>
          <w:tcPr>
            <w:tcW w:w="1526" w:type="dxa"/>
            <w:tcBorders>
              <w:top w:val="nil"/>
              <w:left w:val="nil"/>
              <w:bottom w:val="nil"/>
              <w:right w:val="nil"/>
            </w:tcBorders>
            <w:shd w:val="clear" w:color="auto" w:fill="auto"/>
            <w:noWrap/>
            <w:vAlign w:val="center"/>
            <w:hideMark/>
          </w:tcPr>
          <w:p w14:paraId="282AD0A9" w14:textId="77777777" w:rsidR="000C2638" w:rsidRPr="000C2638" w:rsidRDefault="000C2638" w:rsidP="000C2638">
            <w:pPr>
              <w:jc w:val="center"/>
              <w:rPr>
                <w:color w:val="000000"/>
              </w:rPr>
            </w:pPr>
            <w:r w:rsidRPr="000C2638">
              <w:rPr>
                <w:color w:val="000000"/>
              </w:rPr>
              <w:t>Control</w:t>
            </w:r>
          </w:p>
        </w:tc>
        <w:tc>
          <w:tcPr>
            <w:tcW w:w="1526" w:type="dxa"/>
            <w:tcBorders>
              <w:top w:val="nil"/>
              <w:left w:val="nil"/>
              <w:bottom w:val="nil"/>
              <w:right w:val="nil"/>
            </w:tcBorders>
            <w:shd w:val="clear" w:color="auto" w:fill="auto"/>
            <w:noWrap/>
            <w:vAlign w:val="center"/>
            <w:hideMark/>
          </w:tcPr>
          <w:p w14:paraId="0D93ACAE" w14:textId="77777777" w:rsidR="000C2638" w:rsidRPr="000C2638" w:rsidRDefault="000C2638" w:rsidP="000C2638">
            <w:pPr>
              <w:jc w:val="center"/>
              <w:rPr>
                <w:color w:val="000000"/>
              </w:rPr>
            </w:pPr>
            <w:r w:rsidRPr="000C2638">
              <w:rPr>
                <w:color w:val="000000"/>
              </w:rPr>
              <w:t>NASH</w:t>
            </w:r>
          </w:p>
        </w:tc>
        <w:tc>
          <w:tcPr>
            <w:tcW w:w="1526" w:type="dxa"/>
            <w:tcBorders>
              <w:top w:val="nil"/>
              <w:left w:val="nil"/>
              <w:bottom w:val="nil"/>
              <w:right w:val="nil"/>
            </w:tcBorders>
            <w:shd w:val="clear" w:color="auto" w:fill="auto"/>
            <w:noWrap/>
            <w:vAlign w:val="center"/>
            <w:hideMark/>
          </w:tcPr>
          <w:p w14:paraId="7554350C" w14:textId="77777777" w:rsidR="000C2638" w:rsidRPr="000C2638" w:rsidRDefault="000C2638" w:rsidP="000C2638">
            <w:pPr>
              <w:jc w:val="center"/>
              <w:rPr>
                <w:color w:val="000000"/>
              </w:rPr>
            </w:pPr>
            <w:r w:rsidRPr="000C2638">
              <w:rPr>
                <w:color w:val="000000"/>
              </w:rPr>
              <w:t>NASH+HE</w:t>
            </w:r>
          </w:p>
        </w:tc>
        <w:tc>
          <w:tcPr>
            <w:tcW w:w="1240" w:type="dxa"/>
            <w:tcBorders>
              <w:top w:val="nil"/>
              <w:left w:val="nil"/>
              <w:bottom w:val="nil"/>
              <w:right w:val="nil"/>
            </w:tcBorders>
            <w:shd w:val="clear" w:color="auto" w:fill="auto"/>
            <w:noWrap/>
            <w:vAlign w:val="center"/>
            <w:hideMark/>
          </w:tcPr>
          <w:p w14:paraId="3A840326" w14:textId="77777777" w:rsidR="000C2638" w:rsidRPr="000C2638" w:rsidRDefault="000C2638" w:rsidP="000C2638">
            <w:pPr>
              <w:jc w:val="center"/>
              <w:rPr>
                <w:color w:val="000000"/>
              </w:rPr>
            </w:pPr>
            <w:r w:rsidRPr="000C2638">
              <w:rPr>
                <w:color w:val="000000"/>
              </w:rPr>
              <w:t>ANOVA</w:t>
            </w:r>
          </w:p>
        </w:tc>
        <w:tc>
          <w:tcPr>
            <w:tcW w:w="1335" w:type="dxa"/>
            <w:tcBorders>
              <w:top w:val="nil"/>
              <w:left w:val="nil"/>
              <w:bottom w:val="nil"/>
              <w:right w:val="nil"/>
            </w:tcBorders>
            <w:shd w:val="clear" w:color="auto" w:fill="auto"/>
            <w:hideMark/>
          </w:tcPr>
          <w:p w14:paraId="757990F5" w14:textId="77777777" w:rsidR="000C2638" w:rsidRPr="000C2638" w:rsidRDefault="000C2638" w:rsidP="000C2638">
            <w:pPr>
              <w:jc w:val="center"/>
              <w:rPr>
                <w:color w:val="000000"/>
              </w:rPr>
            </w:pPr>
            <w:r w:rsidRPr="000C2638">
              <w:rPr>
                <w:color w:val="000000"/>
              </w:rPr>
              <w:t xml:space="preserve">Control vs </w:t>
            </w:r>
            <w:r w:rsidRPr="000C2638">
              <w:rPr>
                <w:color w:val="000000"/>
              </w:rPr>
              <w:br/>
              <w:t>NASH</w:t>
            </w:r>
          </w:p>
        </w:tc>
        <w:tc>
          <w:tcPr>
            <w:tcW w:w="1431" w:type="dxa"/>
            <w:tcBorders>
              <w:top w:val="nil"/>
              <w:left w:val="nil"/>
              <w:bottom w:val="nil"/>
              <w:right w:val="nil"/>
            </w:tcBorders>
            <w:shd w:val="clear" w:color="auto" w:fill="auto"/>
            <w:hideMark/>
          </w:tcPr>
          <w:p w14:paraId="53BB0422" w14:textId="77777777" w:rsidR="000C2638" w:rsidRPr="000C2638" w:rsidRDefault="000C2638" w:rsidP="000C2638">
            <w:pPr>
              <w:jc w:val="center"/>
              <w:rPr>
                <w:color w:val="000000"/>
              </w:rPr>
            </w:pPr>
            <w:r w:rsidRPr="000C2638">
              <w:rPr>
                <w:color w:val="000000"/>
              </w:rPr>
              <w:t xml:space="preserve">Control vs </w:t>
            </w:r>
            <w:r w:rsidRPr="000C2638">
              <w:rPr>
                <w:color w:val="000000"/>
              </w:rPr>
              <w:br/>
              <w:t>NASH+HE</w:t>
            </w:r>
          </w:p>
        </w:tc>
        <w:tc>
          <w:tcPr>
            <w:tcW w:w="1431" w:type="dxa"/>
            <w:tcBorders>
              <w:top w:val="nil"/>
              <w:left w:val="nil"/>
              <w:bottom w:val="nil"/>
              <w:right w:val="nil"/>
            </w:tcBorders>
            <w:shd w:val="clear" w:color="auto" w:fill="auto"/>
            <w:hideMark/>
          </w:tcPr>
          <w:p w14:paraId="489A7361" w14:textId="77777777" w:rsidR="000C2638" w:rsidRPr="000C2638" w:rsidRDefault="000C2638" w:rsidP="000C2638">
            <w:pPr>
              <w:jc w:val="center"/>
              <w:rPr>
                <w:color w:val="000000"/>
              </w:rPr>
            </w:pPr>
            <w:r w:rsidRPr="000C2638">
              <w:rPr>
                <w:color w:val="000000"/>
              </w:rPr>
              <w:t xml:space="preserve">NASH vs </w:t>
            </w:r>
            <w:r w:rsidRPr="000C2638">
              <w:rPr>
                <w:color w:val="000000"/>
              </w:rPr>
              <w:br/>
              <w:t>NASH+HE</w:t>
            </w:r>
          </w:p>
        </w:tc>
      </w:tr>
      <w:tr w:rsidR="000C2638" w:rsidRPr="000C2638" w14:paraId="5A5CF484" w14:textId="77777777" w:rsidTr="003D5A61">
        <w:trPr>
          <w:trHeight w:val="309"/>
        </w:trPr>
        <w:tc>
          <w:tcPr>
            <w:tcW w:w="4102" w:type="dxa"/>
            <w:tcBorders>
              <w:top w:val="nil"/>
              <w:left w:val="nil"/>
              <w:bottom w:val="single" w:sz="8" w:space="0" w:color="auto"/>
              <w:right w:val="nil"/>
            </w:tcBorders>
            <w:shd w:val="clear" w:color="auto" w:fill="auto"/>
            <w:noWrap/>
            <w:vAlign w:val="bottom"/>
            <w:hideMark/>
          </w:tcPr>
          <w:p w14:paraId="5878C31A" w14:textId="77777777" w:rsidR="000C2638" w:rsidRPr="000C2638" w:rsidRDefault="000C2638" w:rsidP="000C2638">
            <w:pPr>
              <w:rPr>
                <w:color w:val="000000"/>
              </w:rPr>
            </w:pPr>
            <w:r w:rsidRPr="000C2638">
              <w:rPr>
                <w:color w:val="000000"/>
              </w:rPr>
              <w:t> </w:t>
            </w:r>
          </w:p>
        </w:tc>
        <w:tc>
          <w:tcPr>
            <w:tcW w:w="1526" w:type="dxa"/>
            <w:tcBorders>
              <w:top w:val="nil"/>
              <w:left w:val="nil"/>
              <w:bottom w:val="single" w:sz="8" w:space="0" w:color="auto"/>
              <w:right w:val="nil"/>
            </w:tcBorders>
            <w:shd w:val="clear" w:color="auto" w:fill="auto"/>
            <w:noWrap/>
            <w:vAlign w:val="bottom"/>
            <w:hideMark/>
          </w:tcPr>
          <w:p w14:paraId="2BE1A63F" w14:textId="77777777" w:rsidR="000C2638" w:rsidRPr="000C2638" w:rsidRDefault="000C2638" w:rsidP="000C2638">
            <w:pPr>
              <w:jc w:val="center"/>
              <w:rPr>
                <w:color w:val="000000"/>
              </w:rPr>
            </w:pPr>
            <w:r w:rsidRPr="000C2638">
              <w:rPr>
                <w:color w:val="000000"/>
              </w:rPr>
              <w:t>n=30</w:t>
            </w:r>
          </w:p>
        </w:tc>
        <w:tc>
          <w:tcPr>
            <w:tcW w:w="1526" w:type="dxa"/>
            <w:tcBorders>
              <w:top w:val="nil"/>
              <w:left w:val="nil"/>
              <w:bottom w:val="single" w:sz="8" w:space="0" w:color="auto"/>
              <w:right w:val="nil"/>
            </w:tcBorders>
            <w:shd w:val="clear" w:color="auto" w:fill="auto"/>
            <w:noWrap/>
            <w:vAlign w:val="bottom"/>
            <w:hideMark/>
          </w:tcPr>
          <w:p w14:paraId="0AB384A6" w14:textId="77777777" w:rsidR="000C2638" w:rsidRPr="000C2638" w:rsidRDefault="000C2638" w:rsidP="000C2638">
            <w:pPr>
              <w:jc w:val="center"/>
              <w:rPr>
                <w:color w:val="000000"/>
              </w:rPr>
            </w:pPr>
            <w:r w:rsidRPr="000C2638">
              <w:rPr>
                <w:color w:val="000000"/>
              </w:rPr>
              <w:t>n=19</w:t>
            </w:r>
          </w:p>
        </w:tc>
        <w:tc>
          <w:tcPr>
            <w:tcW w:w="1526" w:type="dxa"/>
            <w:tcBorders>
              <w:top w:val="nil"/>
              <w:left w:val="nil"/>
              <w:bottom w:val="single" w:sz="8" w:space="0" w:color="auto"/>
              <w:right w:val="nil"/>
            </w:tcBorders>
            <w:shd w:val="clear" w:color="auto" w:fill="auto"/>
            <w:noWrap/>
            <w:vAlign w:val="bottom"/>
            <w:hideMark/>
          </w:tcPr>
          <w:p w14:paraId="23F48BE7" w14:textId="77777777" w:rsidR="000C2638" w:rsidRPr="000C2638" w:rsidRDefault="000C2638" w:rsidP="000C2638">
            <w:pPr>
              <w:jc w:val="center"/>
              <w:rPr>
                <w:color w:val="000000"/>
              </w:rPr>
            </w:pPr>
            <w:r w:rsidRPr="000C2638">
              <w:rPr>
                <w:color w:val="000000"/>
              </w:rPr>
              <w:t>n=7</w:t>
            </w:r>
          </w:p>
        </w:tc>
        <w:tc>
          <w:tcPr>
            <w:tcW w:w="1240" w:type="dxa"/>
            <w:tcBorders>
              <w:top w:val="nil"/>
              <w:left w:val="nil"/>
              <w:bottom w:val="single" w:sz="8" w:space="0" w:color="auto"/>
              <w:right w:val="nil"/>
            </w:tcBorders>
            <w:shd w:val="clear" w:color="auto" w:fill="auto"/>
            <w:noWrap/>
            <w:vAlign w:val="bottom"/>
            <w:hideMark/>
          </w:tcPr>
          <w:p w14:paraId="77A7EE36" w14:textId="77777777" w:rsidR="000C2638" w:rsidRPr="000C2638" w:rsidRDefault="000C2638" w:rsidP="000C2638">
            <w:pPr>
              <w:jc w:val="center"/>
              <w:rPr>
                <w:color w:val="000000"/>
              </w:rPr>
            </w:pPr>
            <w:r w:rsidRPr="000C2638">
              <w:rPr>
                <w:color w:val="000000"/>
              </w:rPr>
              <w:t>prob &gt; F</w:t>
            </w:r>
          </w:p>
        </w:tc>
        <w:tc>
          <w:tcPr>
            <w:tcW w:w="1335" w:type="dxa"/>
            <w:tcBorders>
              <w:top w:val="nil"/>
              <w:left w:val="nil"/>
              <w:bottom w:val="single" w:sz="8" w:space="0" w:color="auto"/>
              <w:right w:val="nil"/>
            </w:tcBorders>
            <w:shd w:val="clear" w:color="auto" w:fill="auto"/>
            <w:noWrap/>
            <w:vAlign w:val="bottom"/>
            <w:hideMark/>
          </w:tcPr>
          <w:p w14:paraId="006A90E5" w14:textId="77777777" w:rsidR="000C2638" w:rsidRPr="000C2638" w:rsidRDefault="000C2638" w:rsidP="000C2638">
            <w:pPr>
              <w:jc w:val="center"/>
              <w:rPr>
                <w:color w:val="000000"/>
              </w:rPr>
            </w:pPr>
            <w:r w:rsidRPr="000C2638">
              <w:rPr>
                <w:color w:val="000000"/>
              </w:rPr>
              <w:t>p-value</w:t>
            </w:r>
          </w:p>
        </w:tc>
        <w:tc>
          <w:tcPr>
            <w:tcW w:w="1431" w:type="dxa"/>
            <w:tcBorders>
              <w:top w:val="nil"/>
              <w:left w:val="nil"/>
              <w:bottom w:val="single" w:sz="8" w:space="0" w:color="auto"/>
              <w:right w:val="nil"/>
            </w:tcBorders>
            <w:shd w:val="clear" w:color="auto" w:fill="auto"/>
            <w:noWrap/>
            <w:vAlign w:val="bottom"/>
            <w:hideMark/>
          </w:tcPr>
          <w:p w14:paraId="13455DA9" w14:textId="77777777" w:rsidR="000C2638" w:rsidRPr="000C2638" w:rsidRDefault="000C2638" w:rsidP="000C2638">
            <w:pPr>
              <w:jc w:val="center"/>
              <w:rPr>
                <w:color w:val="000000"/>
              </w:rPr>
            </w:pPr>
            <w:r w:rsidRPr="000C2638">
              <w:rPr>
                <w:color w:val="000000"/>
              </w:rPr>
              <w:t>p-value</w:t>
            </w:r>
          </w:p>
        </w:tc>
        <w:tc>
          <w:tcPr>
            <w:tcW w:w="1431" w:type="dxa"/>
            <w:tcBorders>
              <w:top w:val="nil"/>
              <w:left w:val="nil"/>
              <w:bottom w:val="single" w:sz="8" w:space="0" w:color="auto"/>
              <w:right w:val="nil"/>
            </w:tcBorders>
            <w:shd w:val="clear" w:color="auto" w:fill="auto"/>
            <w:noWrap/>
            <w:vAlign w:val="bottom"/>
            <w:hideMark/>
          </w:tcPr>
          <w:p w14:paraId="6726E646" w14:textId="77777777" w:rsidR="000C2638" w:rsidRPr="000C2638" w:rsidRDefault="000C2638" w:rsidP="000C2638">
            <w:pPr>
              <w:jc w:val="center"/>
              <w:rPr>
                <w:color w:val="000000"/>
              </w:rPr>
            </w:pPr>
            <w:r w:rsidRPr="000C2638">
              <w:rPr>
                <w:color w:val="000000"/>
              </w:rPr>
              <w:t>p-value</w:t>
            </w:r>
          </w:p>
        </w:tc>
      </w:tr>
      <w:tr w:rsidR="000C2638" w:rsidRPr="000C2638" w14:paraId="05271A33" w14:textId="77777777" w:rsidTr="003D5A61">
        <w:trPr>
          <w:trHeight w:val="292"/>
        </w:trPr>
        <w:tc>
          <w:tcPr>
            <w:tcW w:w="4102" w:type="dxa"/>
            <w:tcBorders>
              <w:top w:val="nil"/>
              <w:left w:val="nil"/>
              <w:bottom w:val="nil"/>
              <w:right w:val="nil"/>
            </w:tcBorders>
            <w:shd w:val="clear" w:color="auto" w:fill="auto"/>
            <w:noWrap/>
            <w:vAlign w:val="bottom"/>
            <w:hideMark/>
          </w:tcPr>
          <w:p w14:paraId="3B1D4F75" w14:textId="77777777" w:rsidR="000C2638" w:rsidRPr="000C2638" w:rsidRDefault="000C2638" w:rsidP="000C2638">
            <w:pPr>
              <w:rPr>
                <w:color w:val="000000"/>
              </w:rPr>
            </w:pPr>
            <w:r w:rsidRPr="000C2638">
              <w:rPr>
                <w:color w:val="000000"/>
              </w:rPr>
              <w:t>Normalized T1-Singal Ratio</w:t>
            </w:r>
          </w:p>
        </w:tc>
        <w:tc>
          <w:tcPr>
            <w:tcW w:w="1526" w:type="dxa"/>
            <w:tcBorders>
              <w:top w:val="nil"/>
              <w:left w:val="nil"/>
              <w:bottom w:val="nil"/>
              <w:right w:val="nil"/>
            </w:tcBorders>
            <w:shd w:val="clear" w:color="auto" w:fill="auto"/>
            <w:noWrap/>
            <w:vAlign w:val="bottom"/>
            <w:hideMark/>
          </w:tcPr>
          <w:p w14:paraId="6E7E1DBB" w14:textId="77777777" w:rsidR="000C2638" w:rsidRPr="000C2638" w:rsidRDefault="000C2638" w:rsidP="000C2638">
            <w:pPr>
              <w:rPr>
                <w:color w:val="000000"/>
              </w:rPr>
            </w:pPr>
          </w:p>
        </w:tc>
        <w:tc>
          <w:tcPr>
            <w:tcW w:w="1526" w:type="dxa"/>
            <w:tcBorders>
              <w:top w:val="nil"/>
              <w:left w:val="nil"/>
              <w:bottom w:val="nil"/>
              <w:right w:val="nil"/>
            </w:tcBorders>
            <w:shd w:val="clear" w:color="auto" w:fill="auto"/>
            <w:noWrap/>
            <w:vAlign w:val="bottom"/>
            <w:hideMark/>
          </w:tcPr>
          <w:p w14:paraId="77479427" w14:textId="77777777" w:rsidR="000C2638" w:rsidRPr="000C2638" w:rsidRDefault="000C2638" w:rsidP="000C2638">
            <w:pPr>
              <w:jc w:val="center"/>
              <w:rPr>
                <w:sz w:val="20"/>
                <w:szCs w:val="20"/>
              </w:rPr>
            </w:pPr>
          </w:p>
        </w:tc>
        <w:tc>
          <w:tcPr>
            <w:tcW w:w="1526" w:type="dxa"/>
            <w:tcBorders>
              <w:top w:val="nil"/>
              <w:left w:val="nil"/>
              <w:bottom w:val="nil"/>
              <w:right w:val="nil"/>
            </w:tcBorders>
            <w:shd w:val="clear" w:color="auto" w:fill="auto"/>
            <w:noWrap/>
            <w:vAlign w:val="bottom"/>
            <w:hideMark/>
          </w:tcPr>
          <w:p w14:paraId="100B9AE0" w14:textId="77777777" w:rsidR="000C2638" w:rsidRPr="000C2638" w:rsidRDefault="000C2638" w:rsidP="000C2638">
            <w:pPr>
              <w:jc w:val="center"/>
              <w:rPr>
                <w:sz w:val="20"/>
                <w:szCs w:val="20"/>
              </w:rPr>
            </w:pPr>
          </w:p>
        </w:tc>
        <w:tc>
          <w:tcPr>
            <w:tcW w:w="1240" w:type="dxa"/>
            <w:tcBorders>
              <w:top w:val="nil"/>
              <w:left w:val="nil"/>
              <w:bottom w:val="nil"/>
              <w:right w:val="nil"/>
            </w:tcBorders>
            <w:shd w:val="clear" w:color="auto" w:fill="auto"/>
            <w:noWrap/>
            <w:vAlign w:val="bottom"/>
            <w:hideMark/>
          </w:tcPr>
          <w:p w14:paraId="28413CD9" w14:textId="77777777" w:rsidR="000C2638" w:rsidRPr="000C2638" w:rsidRDefault="000C2638" w:rsidP="000C2638">
            <w:pPr>
              <w:jc w:val="center"/>
              <w:rPr>
                <w:sz w:val="20"/>
                <w:szCs w:val="20"/>
              </w:rPr>
            </w:pPr>
          </w:p>
        </w:tc>
        <w:tc>
          <w:tcPr>
            <w:tcW w:w="1335" w:type="dxa"/>
            <w:tcBorders>
              <w:top w:val="nil"/>
              <w:left w:val="nil"/>
              <w:bottom w:val="nil"/>
              <w:right w:val="nil"/>
            </w:tcBorders>
            <w:shd w:val="clear" w:color="auto" w:fill="auto"/>
            <w:noWrap/>
            <w:vAlign w:val="bottom"/>
            <w:hideMark/>
          </w:tcPr>
          <w:p w14:paraId="69C81085" w14:textId="77777777" w:rsidR="000C2638" w:rsidRPr="000C2638" w:rsidRDefault="000C2638" w:rsidP="000C2638">
            <w:pPr>
              <w:jc w:val="center"/>
              <w:rPr>
                <w:sz w:val="20"/>
                <w:szCs w:val="20"/>
              </w:rPr>
            </w:pPr>
          </w:p>
        </w:tc>
        <w:tc>
          <w:tcPr>
            <w:tcW w:w="1431" w:type="dxa"/>
            <w:tcBorders>
              <w:top w:val="nil"/>
              <w:left w:val="nil"/>
              <w:bottom w:val="nil"/>
              <w:right w:val="nil"/>
            </w:tcBorders>
            <w:shd w:val="clear" w:color="auto" w:fill="auto"/>
            <w:noWrap/>
            <w:vAlign w:val="bottom"/>
            <w:hideMark/>
          </w:tcPr>
          <w:p w14:paraId="3B2EA74B" w14:textId="77777777" w:rsidR="000C2638" w:rsidRPr="000C2638" w:rsidRDefault="000C2638" w:rsidP="000C2638">
            <w:pPr>
              <w:jc w:val="center"/>
              <w:rPr>
                <w:sz w:val="20"/>
                <w:szCs w:val="20"/>
              </w:rPr>
            </w:pPr>
          </w:p>
        </w:tc>
        <w:tc>
          <w:tcPr>
            <w:tcW w:w="1431" w:type="dxa"/>
            <w:tcBorders>
              <w:top w:val="nil"/>
              <w:left w:val="nil"/>
              <w:bottom w:val="nil"/>
              <w:right w:val="nil"/>
            </w:tcBorders>
            <w:shd w:val="clear" w:color="auto" w:fill="auto"/>
            <w:noWrap/>
            <w:vAlign w:val="bottom"/>
            <w:hideMark/>
          </w:tcPr>
          <w:p w14:paraId="07D4AE15" w14:textId="77777777" w:rsidR="000C2638" w:rsidRPr="000C2638" w:rsidRDefault="000C2638" w:rsidP="000C2638">
            <w:pPr>
              <w:jc w:val="center"/>
              <w:rPr>
                <w:sz w:val="20"/>
                <w:szCs w:val="20"/>
              </w:rPr>
            </w:pPr>
          </w:p>
        </w:tc>
      </w:tr>
      <w:tr w:rsidR="000C2638" w:rsidRPr="000C2638" w14:paraId="1BA3F339" w14:textId="77777777" w:rsidTr="003D5A61">
        <w:trPr>
          <w:trHeight w:val="292"/>
        </w:trPr>
        <w:tc>
          <w:tcPr>
            <w:tcW w:w="4102" w:type="dxa"/>
            <w:tcBorders>
              <w:top w:val="nil"/>
              <w:left w:val="nil"/>
              <w:bottom w:val="nil"/>
              <w:right w:val="nil"/>
            </w:tcBorders>
            <w:shd w:val="clear" w:color="auto" w:fill="auto"/>
            <w:noWrap/>
            <w:vAlign w:val="bottom"/>
            <w:hideMark/>
          </w:tcPr>
          <w:p w14:paraId="4824BD57" w14:textId="77777777" w:rsidR="000C2638" w:rsidRPr="000C2638" w:rsidRDefault="000C2638" w:rsidP="000C2638">
            <w:pPr>
              <w:jc w:val="right"/>
              <w:rPr>
                <w:color w:val="000000"/>
              </w:rPr>
            </w:pPr>
            <w:r w:rsidRPr="000C2638">
              <w:rPr>
                <w:color w:val="000000"/>
              </w:rPr>
              <w:t>Globus Pallidus / Cerebral Cortex</w:t>
            </w:r>
          </w:p>
        </w:tc>
        <w:tc>
          <w:tcPr>
            <w:tcW w:w="1526" w:type="dxa"/>
            <w:tcBorders>
              <w:top w:val="nil"/>
              <w:left w:val="nil"/>
              <w:bottom w:val="nil"/>
              <w:right w:val="nil"/>
            </w:tcBorders>
            <w:shd w:val="clear" w:color="auto" w:fill="auto"/>
            <w:noWrap/>
            <w:vAlign w:val="bottom"/>
            <w:hideMark/>
          </w:tcPr>
          <w:p w14:paraId="44808FE4" w14:textId="77777777" w:rsidR="000C2638" w:rsidRPr="000C2638" w:rsidRDefault="000C2638" w:rsidP="000C2638">
            <w:pPr>
              <w:jc w:val="center"/>
              <w:rPr>
                <w:color w:val="000000"/>
              </w:rPr>
            </w:pPr>
            <w:r w:rsidRPr="000C2638">
              <w:rPr>
                <w:color w:val="000000"/>
              </w:rPr>
              <w:t>0.96±0.0086</w:t>
            </w:r>
          </w:p>
        </w:tc>
        <w:tc>
          <w:tcPr>
            <w:tcW w:w="1526" w:type="dxa"/>
            <w:tcBorders>
              <w:top w:val="nil"/>
              <w:left w:val="nil"/>
              <w:bottom w:val="nil"/>
              <w:right w:val="nil"/>
            </w:tcBorders>
            <w:shd w:val="clear" w:color="auto" w:fill="auto"/>
            <w:noWrap/>
            <w:vAlign w:val="bottom"/>
            <w:hideMark/>
          </w:tcPr>
          <w:p w14:paraId="131CFD24" w14:textId="77777777" w:rsidR="000C2638" w:rsidRPr="000C2638" w:rsidRDefault="000C2638" w:rsidP="000C2638">
            <w:pPr>
              <w:jc w:val="center"/>
              <w:rPr>
                <w:color w:val="000000"/>
              </w:rPr>
            </w:pPr>
            <w:r w:rsidRPr="000C2638">
              <w:rPr>
                <w:color w:val="000000"/>
              </w:rPr>
              <w:t>1.04±0.011</w:t>
            </w:r>
          </w:p>
        </w:tc>
        <w:tc>
          <w:tcPr>
            <w:tcW w:w="1526" w:type="dxa"/>
            <w:tcBorders>
              <w:top w:val="nil"/>
              <w:left w:val="nil"/>
              <w:bottom w:val="nil"/>
              <w:right w:val="nil"/>
            </w:tcBorders>
            <w:shd w:val="clear" w:color="auto" w:fill="auto"/>
            <w:noWrap/>
            <w:vAlign w:val="bottom"/>
            <w:hideMark/>
          </w:tcPr>
          <w:p w14:paraId="5A28035A" w14:textId="77777777" w:rsidR="000C2638" w:rsidRPr="000C2638" w:rsidRDefault="000C2638" w:rsidP="000C2638">
            <w:pPr>
              <w:jc w:val="center"/>
              <w:rPr>
                <w:color w:val="000000"/>
              </w:rPr>
            </w:pPr>
            <w:r w:rsidRPr="000C2638">
              <w:rPr>
                <w:color w:val="000000"/>
              </w:rPr>
              <w:t>1.11±0.018</w:t>
            </w:r>
          </w:p>
        </w:tc>
        <w:tc>
          <w:tcPr>
            <w:tcW w:w="1240" w:type="dxa"/>
            <w:tcBorders>
              <w:top w:val="nil"/>
              <w:left w:val="nil"/>
              <w:bottom w:val="nil"/>
              <w:right w:val="nil"/>
            </w:tcBorders>
            <w:shd w:val="clear" w:color="auto" w:fill="auto"/>
            <w:noWrap/>
            <w:vAlign w:val="bottom"/>
            <w:hideMark/>
          </w:tcPr>
          <w:p w14:paraId="4C157327" w14:textId="77777777" w:rsidR="000C2638" w:rsidRPr="000C2638" w:rsidRDefault="000C2638" w:rsidP="000C2638">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6DEF88BD" w14:textId="77777777" w:rsidR="000C2638" w:rsidRPr="000C2638" w:rsidRDefault="000C2638" w:rsidP="000C2638">
            <w:pPr>
              <w:jc w:val="center"/>
              <w:rPr>
                <w:color w:val="000000"/>
              </w:rPr>
            </w:pPr>
            <w:r w:rsidRPr="000C2638">
              <w:rPr>
                <w:color w:val="000000"/>
              </w:rPr>
              <w:t>0.29</w:t>
            </w:r>
          </w:p>
        </w:tc>
        <w:tc>
          <w:tcPr>
            <w:tcW w:w="1431" w:type="dxa"/>
            <w:tcBorders>
              <w:top w:val="nil"/>
              <w:left w:val="nil"/>
              <w:bottom w:val="nil"/>
              <w:right w:val="nil"/>
            </w:tcBorders>
            <w:shd w:val="clear" w:color="auto" w:fill="auto"/>
            <w:noWrap/>
            <w:vAlign w:val="bottom"/>
            <w:hideMark/>
          </w:tcPr>
          <w:p w14:paraId="195DB83E" w14:textId="77777777" w:rsidR="000C2638" w:rsidRPr="000C2638" w:rsidRDefault="000C2638" w:rsidP="000C2638">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3B71E67C" w14:textId="77777777" w:rsidR="000C2638" w:rsidRPr="000C2638" w:rsidRDefault="000C2638" w:rsidP="000C2638">
            <w:pPr>
              <w:jc w:val="center"/>
              <w:rPr>
                <w:color w:val="000000"/>
              </w:rPr>
            </w:pPr>
            <w:r w:rsidRPr="000C2638">
              <w:rPr>
                <w:color w:val="000000"/>
              </w:rPr>
              <w:t>&lt;0.0001</w:t>
            </w:r>
          </w:p>
        </w:tc>
      </w:tr>
      <w:tr w:rsidR="000C2638" w:rsidRPr="000C2638" w14:paraId="0C968E31" w14:textId="77777777" w:rsidTr="003D5A61">
        <w:trPr>
          <w:trHeight w:val="292"/>
        </w:trPr>
        <w:tc>
          <w:tcPr>
            <w:tcW w:w="4102" w:type="dxa"/>
            <w:tcBorders>
              <w:top w:val="nil"/>
              <w:left w:val="nil"/>
              <w:bottom w:val="nil"/>
              <w:right w:val="nil"/>
            </w:tcBorders>
            <w:shd w:val="clear" w:color="auto" w:fill="auto"/>
            <w:noWrap/>
            <w:vAlign w:val="bottom"/>
            <w:hideMark/>
          </w:tcPr>
          <w:p w14:paraId="7BB692D1" w14:textId="77777777" w:rsidR="000C2638" w:rsidRPr="000C2638" w:rsidRDefault="000C2638" w:rsidP="000C2638">
            <w:pPr>
              <w:jc w:val="right"/>
              <w:rPr>
                <w:color w:val="000000"/>
              </w:rPr>
            </w:pPr>
            <w:r w:rsidRPr="000C2638">
              <w:rPr>
                <w:color w:val="000000"/>
              </w:rPr>
              <w:t>Globus Pallidus / Cerebral WM</w:t>
            </w:r>
          </w:p>
        </w:tc>
        <w:tc>
          <w:tcPr>
            <w:tcW w:w="1526" w:type="dxa"/>
            <w:tcBorders>
              <w:top w:val="nil"/>
              <w:left w:val="nil"/>
              <w:bottom w:val="nil"/>
              <w:right w:val="nil"/>
            </w:tcBorders>
            <w:shd w:val="clear" w:color="auto" w:fill="auto"/>
            <w:noWrap/>
            <w:vAlign w:val="bottom"/>
            <w:hideMark/>
          </w:tcPr>
          <w:p w14:paraId="262B5636" w14:textId="77777777" w:rsidR="000C2638" w:rsidRPr="000C2638" w:rsidRDefault="000C2638" w:rsidP="000C2638">
            <w:pPr>
              <w:jc w:val="center"/>
              <w:rPr>
                <w:color w:val="000000"/>
              </w:rPr>
            </w:pPr>
            <w:r w:rsidRPr="000C2638">
              <w:rPr>
                <w:color w:val="000000"/>
              </w:rPr>
              <w:t>1.36±0.023</w:t>
            </w:r>
          </w:p>
        </w:tc>
        <w:tc>
          <w:tcPr>
            <w:tcW w:w="1526" w:type="dxa"/>
            <w:tcBorders>
              <w:top w:val="nil"/>
              <w:left w:val="nil"/>
              <w:bottom w:val="nil"/>
              <w:right w:val="nil"/>
            </w:tcBorders>
            <w:shd w:val="clear" w:color="auto" w:fill="auto"/>
            <w:noWrap/>
            <w:vAlign w:val="bottom"/>
            <w:hideMark/>
          </w:tcPr>
          <w:p w14:paraId="679719E0" w14:textId="77777777" w:rsidR="000C2638" w:rsidRPr="000C2638" w:rsidRDefault="000C2638" w:rsidP="000C2638">
            <w:pPr>
              <w:jc w:val="center"/>
              <w:rPr>
                <w:color w:val="000000"/>
              </w:rPr>
            </w:pPr>
            <w:r w:rsidRPr="000C2638">
              <w:rPr>
                <w:color w:val="000000"/>
              </w:rPr>
              <w:t>1.42±0.029</w:t>
            </w:r>
          </w:p>
        </w:tc>
        <w:tc>
          <w:tcPr>
            <w:tcW w:w="1526" w:type="dxa"/>
            <w:tcBorders>
              <w:top w:val="nil"/>
              <w:left w:val="nil"/>
              <w:bottom w:val="nil"/>
              <w:right w:val="nil"/>
            </w:tcBorders>
            <w:shd w:val="clear" w:color="auto" w:fill="auto"/>
            <w:noWrap/>
            <w:vAlign w:val="bottom"/>
            <w:hideMark/>
          </w:tcPr>
          <w:p w14:paraId="2AC8926C" w14:textId="77777777" w:rsidR="000C2638" w:rsidRPr="000C2638" w:rsidRDefault="000C2638" w:rsidP="000C2638">
            <w:pPr>
              <w:jc w:val="center"/>
              <w:rPr>
                <w:color w:val="000000"/>
              </w:rPr>
            </w:pPr>
            <w:r w:rsidRPr="000C2638">
              <w:rPr>
                <w:color w:val="000000"/>
              </w:rPr>
              <w:t>1.66±0.048</w:t>
            </w:r>
          </w:p>
        </w:tc>
        <w:tc>
          <w:tcPr>
            <w:tcW w:w="1240" w:type="dxa"/>
            <w:tcBorders>
              <w:top w:val="nil"/>
              <w:left w:val="nil"/>
              <w:bottom w:val="nil"/>
              <w:right w:val="nil"/>
            </w:tcBorders>
            <w:shd w:val="clear" w:color="auto" w:fill="auto"/>
            <w:noWrap/>
            <w:vAlign w:val="bottom"/>
            <w:hideMark/>
          </w:tcPr>
          <w:p w14:paraId="6BA61039" w14:textId="77777777" w:rsidR="000C2638" w:rsidRPr="000C2638" w:rsidRDefault="000C2638" w:rsidP="000C2638">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5CC9567D" w14:textId="77777777" w:rsidR="000C2638" w:rsidRPr="000C2638" w:rsidRDefault="000C2638" w:rsidP="000C2638">
            <w:pPr>
              <w:jc w:val="center"/>
              <w:rPr>
                <w:color w:val="000000"/>
              </w:rPr>
            </w:pPr>
            <w:r w:rsidRPr="000C2638">
              <w:rPr>
                <w:color w:val="000000"/>
              </w:rPr>
              <w:t>&lt;0.001</w:t>
            </w:r>
          </w:p>
        </w:tc>
        <w:tc>
          <w:tcPr>
            <w:tcW w:w="1431" w:type="dxa"/>
            <w:tcBorders>
              <w:top w:val="nil"/>
              <w:left w:val="nil"/>
              <w:bottom w:val="nil"/>
              <w:right w:val="nil"/>
            </w:tcBorders>
            <w:shd w:val="clear" w:color="auto" w:fill="auto"/>
            <w:noWrap/>
            <w:vAlign w:val="bottom"/>
            <w:hideMark/>
          </w:tcPr>
          <w:p w14:paraId="3307D5F3" w14:textId="77777777" w:rsidR="000C2638" w:rsidRPr="000C2638" w:rsidRDefault="000C2638" w:rsidP="000C2638">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4EA78B44" w14:textId="77777777" w:rsidR="000C2638" w:rsidRPr="000C2638" w:rsidRDefault="000C2638" w:rsidP="000C2638">
            <w:pPr>
              <w:jc w:val="center"/>
              <w:rPr>
                <w:color w:val="000000"/>
              </w:rPr>
            </w:pPr>
            <w:r w:rsidRPr="000C2638">
              <w:rPr>
                <w:color w:val="000000"/>
              </w:rPr>
              <w:t>0.0073</w:t>
            </w:r>
          </w:p>
        </w:tc>
      </w:tr>
      <w:tr w:rsidR="000C2638" w:rsidRPr="000C2638" w14:paraId="68BE8B05" w14:textId="77777777" w:rsidTr="003D5A61">
        <w:trPr>
          <w:trHeight w:val="292"/>
        </w:trPr>
        <w:tc>
          <w:tcPr>
            <w:tcW w:w="4102" w:type="dxa"/>
            <w:tcBorders>
              <w:top w:val="nil"/>
              <w:left w:val="nil"/>
              <w:bottom w:val="nil"/>
              <w:right w:val="nil"/>
            </w:tcBorders>
            <w:shd w:val="clear" w:color="auto" w:fill="auto"/>
            <w:noWrap/>
            <w:hideMark/>
          </w:tcPr>
          <w:p w14:paraId="06D9A327" w14:textId="77777777" w:rsidR="000C2638" w:rsidRPr="000C2638" w:rsidRDefault="000C2638" w:rsidP="000C2638">
            <w:pPr>
              <w:jc w:val="right"/>
              <w:rPr>
                <w:color w:val="000000"/>
              </w:rPr>
            </w:pPr>
            <w:r w:rsidRPr="000C2638">
              <w:rPr>
                <w:color w:val="000000"/>
              </w:rPr>
              <w:t>Globus Pallidus / Brainstem</w:t>
            </w:r>
          </w:p>
        </w:tc>
        <w:tc>
          <w:tcPr>
            <w:tcW w:w="1526" w:type="dxa"/>
            <w:tcBorders>
              <w:top w:val="nil"/>
              <w:left w:val="nil"/>
              <w:bottom w:val="nil"/>
              <w:right w:val="nil"/>
            </w:tcBorders>
            <w:shd w:val="clear" w:color="auto" w:fill="auto"/>
            <w:noWrap/>
            <w:hideMark/>
          </w:tcPr>
          <w:p w14:paraId="6654CF3B" w14:textId="77777777" w:rsidR="000C2638" w:rsidRPr="000C2638" w:rsidRDefault="000C2638" w:rsidP="000C2638">
            <w:pPr>
              <w:jc w:val="center"/>
              <w:rPr>
                <w:color w:val="000000"/>
              </w:rPr>
            </w:pPr>
            <w:r w:rsidRPr="000C2638">
              <w:rPr>
                <w:color w:val="000000"/>
              </w:rPr>
              <w:t>1.10±0.016</w:t>
            </w:r>
          </w:p>
        </w:tc>
        <w:tc>
          <w:tcPr>
            <w:tcW w:w="1526" w:type="dxa"/>
            <w:tcBorders>
              <w:top w:val="nil"/>
              <w:left w:val="nil"/>
              <w:bottom w:val="nil"/>
              <w:right w:val="nil"/>
            </w:tcBorders>
            <w:shd w:val="clear" w:color="auto" w:fill="auto"/>
            <w:noWrap/>
            <w:hideMark/>
          </w:tcPr>
          <w:p w14:paraId="5E9EEFE3" w14:textId="77777777" w:rsidR="000C2638" w:rsidRPr="000C2638" w:rsidRDefault="000C2638" w:rsidP="000C2638">
            <w:pPr>
              <w:jc w:val="center"/>
              <w:rPr>
                <w:color w:val="000000"/>
              </w:rPr>
            </w:pPr>
            <w:r w:rsidRPr="000C2638">
              <w:rPr>
                <w:color w:val="000000"/>
              </w:rPr>
              <w:t>1.17±0.020</w:t>
            </w:r>
          </w:p>
        </w:tc>
        <w:tc>
          <w:tcPr>
            <w:tcW w:w="1526" w:type="dxa"/>
            <w:tcBorders>
              <w:top w:val="nil"/>
              <w:left w:val="nil"/>
              <w:bottom w:val="nil"/>
              <w:right w:val="nil"/>
            </w:tcBorders>
            <w:shd w:val="clear" w:color="auto" w:fill="auto"/>
            <w:noWrap/>
            <w:hideMark/>
          </w:tcPr>
          <w:p w14:paraId="1265AF0F" w14:textId="77777777" w:rsidR="000C2638" w:rsidRPr="000C2638" w:rsidRDefault="000C2638" w:rsidP="000C2638">
            <w:pPr>
              <w:jc w:val="center"/>
              <w:rPr>
                <w:color w:val="000000"/>
              </w:rPr>
            </w:pPr>
            <w:r w:rsidRPr="000C2638">
              <w:rPr>
                <w:color w:val="000000"/>
              </w:rPr>
              <w:t>1.21±0.033</w:t>
            </w:r>
          </w:p>
        </w:tc>
        <w:tc>
          <w:tcPr>
            <w:tcW w:w="1240" w:type="dxa"/>
            <w:tcBorders>
              <w:top w:val="nil"/>
              <w:left w:val="nil"/>
              <w:bottom w:val="nil"/>
              <w:right w:val="nil"/>
            </w:tcBorders>
            <w:shd w:val="clear" w:color="auto" w:fill="auto"/>
            <w:noWrap/>
            <w:vAlign w:val="bottom"/>
            <w:hideMark/>
          </w:tcPr>
          <w:p w14:paraId="61F992E3" w14:textId="77777777" w:rsidR="000C2638" w:rsidRPr="000C2638" w:rsidRDefault="000C2638" w:rsidP="000C2638">
            <w:pPr>
              <w:jc w:val="center"/>
              <w:rPr>
                <w:color w:val="000000"/>
              </w:rPr>
            </w:pPr>
            <w:r w:rsidRPr="000C2638">
              <w:rPr>
                <w:color w:val="000000"/>
              </w:rPr>
              <w:t>&lt;0.001</w:t>
            </w:r>
          </w:p>
        </w:tc>
        <w:tc>
          <w:tcPr>
            <w:tcW w:w="1335" w:type="dxa"/>
            <w:tcBorders>
              <w:top w:val="nil"/>
              <w:left w:val="nil"/>
              <w:bottom w:val="nil"/>
              <w:right w:val="nil"/>
            </w:tcBorders>
            <w:shd w:val="clear" w:color="auto" w:fill="auto"/>
            <w:noWrap/>
            <w:hideMark/>
          </w:tcPr>
          <w:p w14:paraId="3E84F066" w14:textId="77777777" w:rsidR="000C2638" w:rsidRPr="000C2638" w:rsidRDefault="000C2638" w:rsidP="000C2638">
            <w:pPr>
              <w:jc w:val="center"/>
              <w:rPr>
                <w:color w:val="000000"/>
              </w:rPr>
            </w:pPr>
            <w:r w:rsidRPr="000C2638">
              <w:rPr>
                <w:color w:val="000000"/>
              </w:rPr>
              <w:t>0.027</w:t>
            </w:r>
          </w:p>
        </w:tc>
        <w:tc>
          <w:tcPr>
            <w:tcW w:w="1431" w:type="dxa"/>
            <w:tcBorders>
              <w:top w:val="nil"/>
              <w:left w:val="nil"/>
              <w:bottom w:val="nil"/>
              <w:right w:val="nil"/>
            </w:tcBorders>
            <w:shd w:val="clear" w:color="auto" w:fill="auto"/>
            <w:noWrap/>
            <w:hideMark/>
          </w:tcPr>
          <w:p w14:paraId="0D073C0B" w14:textId="77777777" w:rsidR="000C2638" w:rsidRPr="000C2638" w:rsidRDefault="000C2638" w:rsidP="000C2638">
            <w:pPr>
              <w:jc w:val="center"/>
              <w:rPr>
                <w:color w:val="000000"/>
              </w:rPr>
            </w:pPr>
            <w:r w:rsidRPr="000C2638">
              <w:rPr>
                <w:color w:val="000000"/>
              </w:rPr>
              <w:t>0.006</w:t>
            </w:r>
          </w:p>
        </w:tc>
        <w:tc>
          <w:tcPr>
            <w:tcW w:w="1431" w:type="dxa"/>
            <w:tcBorders>
              <w:top w:val="nil"/>
              <w:left w:val="nil"/>
              <w:bottom w:val="nil"/>
              <w:right w:val="nil"/>
            </w:tcBorders>
            <w:shd w:val="clear" w:color="auto" w:fill="auto"/>
            <w:noWrap/>
            <w:hideMark/>
          </w:tcPr>
          <w:p w14:paraId="6997344E" w14:textId="77777777" w:rsidR="000C2638" w:rsidRPr="000C2638" w:rsidRDefault="000C2638" w:rsidP="000C2638">
            <w:pPr>
              <w:jc w:val="center"/>
              <w:rPr>
                <w:color w:val="000000"/>
              </w:rPr>
            </w:pPr>
            <w:r w:rsidRPr="000C2638">
              <w:rPr>
                <w:color w:val="000000"/>
              </w:rPr>
              <w:t>0.41</w:t>
            </w:r>
          </w:p>
        </w:tc>
      </w:tr>
      <w:tr w:rsidR="000C2638" w:rsidRPr="000C2638" w14:paraId="2AEBDC24" w14:textId="77777777" w:rsidTr="003D5A61">
        <w:trPr>
          <w:trHeight w:val="292"/>
        </w:trPr>
        <w:tc>
          <w:tcPr>
            <w:tcW w:w="4102" w:type="dxa"/>
            <w:tcBorders>
              <w:top w:val="nil"/>
              <w:left w:val="nil"/>
              <w:bottom w:val="nil"/>
              <w:right w:val="nil"/>
            </w:tcBorders>
            <w:shd w:val="clear" w:color="auto" w:fill="auto"/>
            <w:noWrap/>
            <w:vAlign w:val="bottom"/>
            <w:hideMark/>
          </w:tcPr>
          <w:p w14:paraId="70E8343A" w14:textId="77777777" w:rsidR="000C2638" w:rsidRPr="000C2638" w:rsidRDefault="000C2638" w:rsidP="000C2638">
            <w:pPr>
              <w:jc w:val="right"/>
              <w:rPr>
                <w:color w:val="000000"/>
              </w:rPr>
            </w:pPr>
            <w:r w:rsidRPr="000C2638">
              <w:rPr>
                <w:color w:val="000000"/>
              </w:rPr>
              <w:t>Putamen / Cerebral Cortex</w:t>
            </w:r>
          </w:p>
        </w:tc>
        <w:tc>
          <w:tcPr>
            <w:tcW w:w="1526" w:type="dxa"/>
            <w:tcBorders>
              <w:top w:val="nil"/>
              <w:left w:val="nil"/>
              <w:bottom w:val="nil"/>
              <w:right w:val="nil"/>
            </w:tcBorders>
            <w:shd w:val="clear" w:color="auto" w:fill="auto"/>
            <w:noWrap/>
            <w:vAlign w:val="bottom"/>
            <w:hideMark/>
          </w:tcPr>
          <w:p w14:paraId="1728871D" w14:textId="77777777" w:rsidR="000C2638" w:rsidRPr="000C2638" w:rsidRDefault="000C2638" w:rsidP="000C2638">
            <w:pPr>
              <w:jc w:val="center"/>
              <w:rPr>
                <w:color w:val="000000"/>
              </w:rPr>
            </w:pPr>
            <w:r w:rsidRPr="000C2638">
              <w:rPr>
                <w:color w:val="000000"/>
              </w:rPr>
              <w:t>0.84±0.0067</w:t>
            </w:r>
          </w:p>
        </w:tc>
        <w:tc>
          <w:tcPr>
            <w:tcW w:w="1526" w:type="dxa"/>
            <w:tcBorders>
              <w:top w:val="nil"/>
              <w:left w:val="nil"/>
              <w:bottom w:val="nil"/>
              <w:right w:val="nil"/>
            </w:tcBorders>
            <w:shd w:val="clear" w:color="auto" w:fill="auto"/>
            <w:noWrap/>
            <w:vAlign w:val="bottom"/>
            <w:hideMark/>
          </w:tcPr>
          <w:p w14:paraId="08D428B3" w14:textId="77777777" w:rsidR="000C2638" w:rsidRPr="000C2638" w:rsidRDefault="000C2638" w:rsidP="000C2638">
            <w:pPr>
              <w:jc w:val="center"/>
              <w:rPr>
                <w:color w:val="000000"/>
              </w:rPr>
            </w:pPr>
            <w:r w:rsidRPr="000C2638">
              <w:rPr>
                <w:color w:val="000000"/>
              </w:rPr>
              <w:t>0.86±0.0085</w:t>
            </w:r>
          </w:p>
        </w:tc>
        <w:tc>
          <w:tcPr>
            <w:tcW w:w="1526" w:type="dxa"/>
            <w:tcBorders>
              <w:top w:val="nil"/>
              <w:left w:val="nil"/>
              <w:bottom w:val="nil"/>
              <w:right w:val="nil"/>
            </w:tcBorders>
            <w:shd w:val="clear" w:color="auto" w:fill="auto"/>
            <w:noWrap/>
            <w:vAlign w:val="bottom"/>
            <w:hideMark/>
          </w:tcPr>
          <w:p w14:paraId="4E2A013E" w14:textId="77777777" w:rsidR="000C2638" w:rsidRPr="000C2638" w:rsidRDefault="000C2638" w:rsidP="000C2638">
            <w:pPr>
              <w:jc w:val="center"/>
              <w:rPr>
                <w:color w:val="000000"/>
              </w:rPr>
            </w:pPr>
            <w:r w:rsidRPr="000C2638">
              <w:rPr>
                <w:color w:val="000000"/>
              </w:rPr>
              <w:t>0.90±0.014</w:t>
            </w:r>
          </w:p>
        </w:tc>
        <w:tc>
          <w:tcPr>
            <w:tcW w:w="1240" w:type="dxa"/>
            <w:tcBorders>
              <w:top w:val="nil"/>
              <w:left w:val="nil"/>
              <w:bottom w:val="nil"/>
              <w:right w:val="nil"/>
            </w:tcBorders>
            <w:shd w:val="clear" w:color="auto" w:fill="auto"/>
            <w:noWrap/>
            <w:vAlign w:val="bottom"/>
            <w:hideMark/>
          </w:tcPr>
          <w:p w14:paraId="3C7E736D" w14:textId="77777777" w:rsidR="000C2638" w:rsidRPr="000C2638" w:rsidRDefault="000C2638" w:rsidP="000C2638">
            <w:pPr>
              <w:jc w:val="center"/>
              <w:rPr>
                <w:color w:val="000000"/>
              </w:rPr>
            </w:pPr>
            <w:r w:rsidRPr="000C2638">
              <w:rPr>
                <w:color w:val="000000"/>
              </w:rPr>
              <w:t>&lt;0.001</w:t>
            </w:r>
          </w:p>
        </w:tc>
        <w:tc>
          <w:tcPr>
            <w:tcW w:w="1335" w:type="dxa"/>
            <w:tcBorders>
              <w:top w:val="nil"/>
              <w:left w:val="nil"/>
              <w:bottom w:val="nil"/>
              <w:right w:val="nil"/>
            </w:tcBorders>
            <w:shd w:val="clear" w:color="auto" w:fill="auto"/>
            <w:noWrap/>
            <w:vAlign w:val="bottom"/>
            <w:hideMark/>
          </w:tcPr>
          <w:p w14:paraId="5A1EF683" w14:textId="77777777" w:rsidR="000C2638" w:rsidRPr="000C2638" w:rsidRDefault="000C2638" w:rsidP="000C2638">
            <w:pPr>
              <w:jc w:val="center"/>
              <w:rPr>
                <w:color w:val="000000"/>
              </w:rPr>
            </w:pPr>
            <w:r w:rsidRPr="000C2638">
              <w:rPr>
                <w:color w:val="000000"/>
              </w:rPr>
              <w:t>0.101</w:t>
            </w:r>
          </w:p>
        </w:tc>
        <w:tc>
          <w:tcPr>
            <w:tcW w:w="1431" w:type="dxa"/>
            <w:tcBorders>
              <w:top w:val="nil"/>
              <w:left w:val="nil"/>
              <w:bottom w:val="nil"/>
              <w:right w:val="nil"/>
            </w:tcBorders>
            <w:shd w:val="clear" w:color="auto" w:fill="auto"/>
            <w:noWrap/>
            <w:vAlign w:val="bottom"/>
            <w:hideMark/>
          </w:tcPr>
          <w:p w14:paraId="70E3D83A" w14:textId="77777777" w:rsidR="000C2638" w:rsidRPr="000C2638" w:rsidRDefault="000C2638" w:rsidP="000C2638">
            <w:pPr>
              <w:jc w:val="center"/>
              <w:rPr>
                <w:color w:val="000000"/>
              </w:rPr>
            </w:pPr>
            <w:r w:rsidRPr="000C2638">
              <w:rPr>
                <w:color w:val="000000"/>
              </w:rPr>
              <w:t>&lt;0.001</w:t>
            </w:r>
          </w:p>
        </w:tc>
        <w:tc>
          <w:tcPr>
            <w:tcW w:w="1431" w:type="dxa"/>
            <w:tcBorders>
              <w:top w:val="nil"/>
              <w:left w:val="nil"/>
              <w:bottom w:val="nil"/>
              <w:right w:val="nil"/>
            </w:tcBorders>
            <w:shd w:val="clear" w:color="auto" w:fill="auto"/>
            <w:noWrap/>
            <w:vAlign w:val="bottom"/>
            <w:hideMark/>
          </w:tcPr>
          <w:p w14:paraId="6FEB24B3" w14:textId="77777777" w:rsidR="000C2638" w:rsidRPr="000C2638" w:rsidRDefault="000C2638" w:rsidP="000C2638">
            <w:pPr>
              <w:jc w:val="center"/>
              <w:rPr>
                <w:color w:val="000000"/>
              </w:rPr>
            </w:pPr>
            <w:r w:rsidRPr="000C2638">
              <w:rPr>
                <w:color w:val="000000"/>
              </w:rPr>
              <w:t>0.1</w:t>
            </w:r>
          </w:p>
        </w:tc>
      </w:tr>
      <w:tr w:rsidR="000C2638" w:rsidRPr="000C2638" w14:paraId="10ACF3ED" w14:textId="77777777" w:rsidTr="003D5A61">
        <w:trPr>
          <w:trHeight w:val="292"/>
        </w:trPr>
        <w:tc>
          <w:tcPr>
            <w:tcW w:w="4102" w:type="dxa"/>
            <w:tcBorders>
              <w:top w:val="nil"/>
              <w:left w:val="nil"/>
              <w:bottom w:val="nil"/>
              <w:right w:val="nil"/>
            </w:tcBorders>
            <w:shd w:val="clear" w:color="auto" w:fill="auto"/>
            <w:noWrap/>
            <w:vAlign w:val="bottom"/>
            <w:hideMark/>
          </w:tcPr>
          <w:p w14:paraId="35692752" w14:textId="77777777" w:rsidR="000C2638" w:rsidRPr="000C2638" w:rsidRDefault="000C2638" w:rsidP="000C2638">
            <w:pPr>
              <w:jc w:val="right"/>
              <w:rPr>
                <w:color w:val="000000"/>
              </w:rPr>
            </w:pPr>
            <w:r w:rsidRPr="000C2638">
              <w:rPr>
                <w:color w:val="000000"/>
              </w:rPr>
              <w:t>Putamen / Cerebral WM</w:t>
            </w:r>
          </w:p>
        </w:tc>
        <w:tc>
          <w:tcPr>
            <w:tcW w:w="1526" w:type="dxa"/>
            <w:tcBorders>
              <w:top w:val="nil"/>
              <w:left w:val="nil"/>
              <w:bottom w:val="nil"/>
              <w:right w:val="nil"/>
            </w:tcBorders>
            <w:shd w:val="clear" w:color="auto" w:fill="auto"/>
            <w:noWrap/>
            <w:vAlign w:val="bottom"/>
            <w:hideMark/>
          </w:tcPr>
          <w:p w14:paraId="1E165141" w14:textId="77777777" w:rsidR="000C2638" w:rsidRPr="000C2638" w:rsidRDefault="000C2638" w:rsidP="000C2638">
            <w:pPr>
              <w:jc w:val="center"/>
              <w:rPr>
                <w:color w:val="000000"/>
              </w:rPr>
            </w:pPr>
            <w:r w:rsidRPr="000C2638">
              <w:rPr>
                <w:color w:val="000000"/>
              </w:rPr>
              <w:t>1.15±0.020</w:t>
            </w:r>
          </w:p>
        </w:tc>
        <w:tc>
          <w:tcPr>
            <w:tcW w:w="1526" w:type="dxa"/>
            <w:tcBorders>
              <w:top w:val="nil"/>
              <w:left w:val="nil"/>
              <w:bottom w:val="nil"/>
              <w:right w:val="nil"/>
            </w:tcBorders>
            <w:shd w:val="clear" w:color="auto" w:fill="auto"/>
            <w:noWrap/>
            <w:vAlign w:val="bottom"/>
            <w:hideMark/>
          </w:tcPr>
          <w:p w14:paraId="5937E3A2" w14:textId="77777777" w:rsidR="000C2638" w:rsidRPr="000C2638" w:rsidRDefault="000C2638" w:rsidP="000C2638">
            <w:pPr>
              <w:jc w:val="center"/>
              <w:rPr>
                <w:color w:val="000000"/>
              </w:rPr>
            </w:pPr>
            <w:r w:rsidRPr="000C2638">
              <w:rPr>
                <w:color w:val="000000"/>
              </w:rPr>
              <w:t>1.17±0.026</w:t>
            </w:r>
          </w:p>
        </w:tc>
        <w:tc>
          <w:tcPr>
            <w:tcW w:w="1526" w:type="dxa"/>
            <w:tcBorders>
              <w:top w:val="nil"/>
              <w:left w:val="nil"/>
              <w:bottom w:val="nil"/>
              <w:right w:val="nil"/>
            </w:tcBorders>
            <w:shd w:val="clear" w:color="auto" w:fill="auto"/>
            <w:noWrap/>
            <w:vAlign w:val="bottom"/>
            <w:hideMark/>
          </w:tcPr>
          <w:p w14:paraId="5024A075" w14:textId="77777777" w:rsidR="000C2638" w:rsidRPr="000C2638" w:rsidRDefault="000C2638" w:rsidP="000C2638">
            <w:pPr>
              <w:jc w:val="center"/>
              <w:rPr>
                <w:color w:val="000000"/>
              </w:rPr>
            </w:pPr>
            <w:r w:rsidRPr="000C2638">
              <w:rPr>
                <w:color w:val="000000"/>
              </w:rPr>
              <w:t>1.35±0.042</w:t>
            </w:r>
          </w:p>
        </w:tc>
        <w:tc>
          <w:tcPr>
            <w:tcW w:w="1240" w:type="dxa"/>
            <w:tcBorders>
              <w:top w:val="nil"/>
              <w:left w:val="nil"/>
              <w:bottom w:val="nil"/>
              <w:right w:val="nil"/>
            </w:tcBorders>
            <w:shd w:val="clear" w:color="auto" w:fill="auto"/>
            <w:noWrap/>
            <w:vAlign w:val="bottom"/>
            <w:hideMark/>
          </w:tcPr>
          <w:p w14:paraId="282C83D8" w14:textId="77777777" w:rsidR="000C2638" w:rsidRPr="000C2638" w:rsidRDefault="000C2638" w:rsidP="000C2638">
            <w:pPr>
              <w:jc w:val="center"/>
              <w:rPr>
                <w:color w:val="000000"/>
              </w:rPr>
            </w:pPr>
            <w:r w:rsidRPr="000C2638">
              <w:rPr>
                <w:color w:val="000000"/>
              </w:rPr>
              <w:t>&lt;0.001</w:t>
            </w:r>
          </w:p>
        </w:tc>
        <w:tc>
          <w:tcPr>
            <w:tcW w:w="1335" w:type="dxa"/>
            <w:tcBorders>
              <w:top w:val="nil"/>
              <w:left w:val="nil"/>
              <w:bottom w:val="nil"/>
              <w:right w:val="nil"/>
            </w:tcBorders>
            <w:shd w:val="clear" w:color="auto" w:fill="auto"/>
            <w:noWrap/>
            <w:vAlign w:val="bottom"/>
            <w:hideMark/>
          </w:tcPr>
          <w:p w14:paraId="4ECAB90E" w14:textId="77777777" w:rsidR="000C2638" w:rsidRPr="000C2638" w:rsidRDefault="000C2638" w:rsidP="000C2638">
            <w:pPr>
              <w:jc w:val="center"/>
              <w:rPr>
                <w:color w:val="000000"/>
              </w:rPr>
            </w:pPr>
            <w:r w:rsidRPr="000C2638">
              <w:rPr>
                <w:color w:val="000000"/>
              </w:rPr>
              <w:t>0.053</w:t>
            </w:r>
          </w:p>
        </w:tc>
        <w:tc>
          <w:tcPr>
            <w:tcW w:w="1431" w:type="dxa"/>
            <w:tcBorders>
              <w:top w:val="nil"/>
              <w:left w:val="nil"/>
              <w:bottom w:val="nil"/>
              <w:right w:val="nil"/>
            </w:tcBorders>
            <w:shd w:val="clear" w:color="auto" w:fill="auto"/>
            <w:noWrap/>
            <w:vAlign w:val="bottom"/>
            <w:hideMark/>
          </w:tcPr>
          <w:p w14:paraId="522A21C8" w14:textId="77777777" w:rsidR="000C2638" w:rsidRPr="000C2638" w:rsidRDefault="000C2638" w:rsidP="000C2638">
            <w:pPr>
              <w:jc w:val="center"/>
              <w:rPr>
                <w:color w:val="000000"/>
              </w:rPr>
            </w:pPr>
            <w:r w:rsidRPr="000C2638">
              <w:rPr>
                <w:color w:val="000000"/>
              </w:rPr>
              <w:t>&lt;0.001</w:t>
            </w:r>
          </w:p>
        </w:tc>
        <w:tc>
          <w:tcPr>
            <w:tcW w:w="1431" w:type="dxa"/>
            <w:tcBorders>
              <w:top w:val="nil"/>
              <w:left w:val="nil"/>
              <w:bottom w:val="nil"/>
              <w:right w:val="nil"/>
            </w:tcBorders>
            <w:shd w:val="clear" w:color="auto" w:fill="auto"/>
            <w:noWrap/>
            <w:vAlign w:val="bottom"/>
            <w:hideMark/>
          </w:tcPr>
          <w:p w14:paraId="355ECB60" w14:textId="77777777" w:rsidR="000C2638" w:rsidRPr="000C2638" w:rsidRDefault="000C2638" w:rsidP="000C2638">
            <w:pPr>
              <w:jc w:val="center"/>
              <w:rPr>
                <w:color w:val="000000"/>
              </w:rPr>
            </w:pPr>
            <w:r w:rsidRPr="000C2638">
              <w:rPr>
                <w:color w:val="000000"/>
              </w:rPr>
              <w:t>0.002</w:t>
            </w:r>
          </w:p>
        </w:tc>
      </w:tr>
      <w:tr w:rsidR="000C2638" w:rsidRPr="000C2638" w14:paraId="4462E1B5" w14:textId="77777777" w:rsidTr="003D5A61">
        <w:trPr>
          <w:trHeight w:val="292"/>
        </w:trPr>
        <w:tc>
          <w:tcPr>
            <w:tcW w:w="4102" w:type="dxa"/>
            <w:tcBorders>
              <w:top w:val="nil"/>
              <w:left w:val="nil"/>
              <w:bottom w:val="nil"/>
              <w:right w:val="nil"/>
            </w:tcBorders>
            <w:shd w:val="clear" w:color="auto" w:fill="auto"/>
            <w:noWrap/>
            <w:vAlign w:val="bottom"/>
            <w:hideMark/>
          </w:tcPr>
          <w:p w14:paraId="56167A9A" w14:textId="77777777" w:rsidR="000C2638" w:rsidRPr="000C2638" w:rsidRDefault="000C2638" w:rsidP="000C2638">
            <w:pPr>
              <w:jc w:val="right"/>
              <w:rPr>
                <w:color w:val="000000"/>
              </w:rPr>
            </w:pPr>
            <w:r w:rsidRPr="000C2638">
              <w:rPr>
                <w:color w:val="000000"/>
              </w:rPr>
              <w:t>Putamen / Brainstem</w:t>
            </w:r>
          </w:p>
        </w:tc>
        <w:tc>
          <w:tcPr>
            <w:tcW w:w="1526" w:type="dxa"/>
            <w:tcBorders>
              <w:top w:val="nil"/>
              <w:left w:val="nil"/>
              <w:bottom w:val="nil"/>
              <w:right w:val="nil"/>
            </w:tcBorders>
            <w:shd w:val="clear" w:color="auto" w:fill="auto"/>
            <w:noWrap/>
            <w:vAlign w:val="bottom"/>
            <w:hideMark/>
          </w:tcPr>
          <w:p w14:paraId="376A45EE" w14:textId="77777777" w:rsidR="000C2638" w:rsidRPr="000C2638" w:rsidRDefault="000C2638" w:rsidP="000C2638">
            <w:pPr>
              <w:jc w:val="center"/>
              <w:rPr>
                <w:color w:val="000000"/>
              </w:rPr>
            </w:pPr>
            <w:r w:rsidRPr="000C2638">
              <w:rPr>
                <w:color w:val="000000"/>
              </w:rPr>
              <w:t>0.93±0.0086</w:t>
            </w:r>
          </w:p>
        </w:tc>
        <w:tc>
          <w:tcPr>
            <w:tcW w:w="1526" w:type="dxa"/>
            <w:tcBorders>
              <w:top w:val="nil"/>
              <w:left w:val="nil"/>
              <w:bottom w:val="nil"/>
              <w:right w:val="nil"/>
            </w:tcBorders>
            <w:shd w:val="clear" w:color="auto" w:fill="auto"/>
            <w:noWrap/>
            <w:vAlign w:val="bottom"/>
            <w:hideMark/>
          </w:tcPr>
          <w:p w14:paraId="03098917" w14:textId="77777777" w:rsidR="000C2638" w:rsidRPr="000C2638" w:rsidRDefault="000C2638" w:rsidP="000C2638">
            <w:pPr>
              <w:jc w:val="center"/>
              <w:rPr>
                <w:color w:val="000000"/>
              </w:rPr>
            </w:pPr>
            <w:r w:rsidRPr="000C2638">
              <w:rPr>
                <w:color w:val="000000"/>
              </w:rPr>
              <w:t>0.97±0.011</w:t>
            </w:r>
          </w:p>
        </w:tc>
        <w:tc>
          <w:tcPr>
            <w:tcW w:w="1526" w:type="dxa"/>
            <w:tcBorders>
              <w:top w:val="nil"/>
              <w:left w:val="nil"/>
              <w:bottom w:val="nil"/>
              <w:right w:val="nil"/>
            </w:tcBorders>
            <w:shd w:val="clear" w:color="auto" w:fill="auto"/>
            <w:noWrap/>
            <w:vAlign w:val="bottom"/>
            <w:hideMark/>
          </w:tcPr>
          <w:p w14:paraId="1FDCF1BA" w14:textId="77777777" w:rsidR="000C2638" w:rsidRPr="000C2638" w:rsidRDefault="000C2638" w:rsidP="000C2638">
            <w:pPr>
              <w:jc w:val="center"/>
              <w:rPr>
                <w:color w:val="000000"/>
              </w:rPr>
            </w:pPr>
            <w:r w:rsidRPr="000C2638">
              <w:rPr>
                <w:color w:val="000000"/>
              </w:rPr>
              <w:t>0.98±0.018</w:t>
            </w:r>
          </w:p>
        </w:tc>
        <w:tc>
          <w:tcPr>
            <w:tcW w:w="1240" w:type="dxa"/>
            <w:tcBorders>
              <w:top w:val="nil"/>
              <w:left w:val="nil"/>
              <w:bottom w:val="nil"/>
              <w:right w:val="nil"/>
            </w:tcBorders>
            <w:shd w:val="clear" w:color="auto" w:fill="auto"/>
            <w:noWrap/>
            <w:vAlign w:val="bottom"/>
            <w:hideMark/>
          </w:tcPr>
          <w:p w14:paraId="7A323327" w14:textId="77777777" w:rsidR="000C2638" w:rsidRPr="000C2638" w:rsidRDefault="000C2638" w:rsidP="000C2638">
            <w:pPr>
              <w:jc w:val="center"/>
              <w:rPr>
                <w:color w:val="000000"/>
              </w:rPr>
            </w:pPr>
            <w:r w:rsidRPr="000C2638">
              <w:rPr>
                <w:color w:val="000000"/>
              </w:rPr>
              <w:t>&lt;0.001</w:t>
            </w:r>
          </w:p>
        </w:tc>
        <w:tc>
          <w:tcPr>
            <w:tcW w:w="1335" w:type="dxa"/>
            <w:tcBorders>
              <w:top w:val="nil"/>
              <w:left w:val="nil"/>
              <w:bottom w:val="nil"/>
              <w:right w:val="nil"/>
            </w:tcBorders>
            <w:shd w:val="clear" w:color="auto" w:fill="auto"/>
            <w:noWrap/>
            <w:vAlign w:val="bottom"/>
            <w:hideMark/>
          </w:tcPr>
          <w:p w14:paraId="72E1540E" w14:textId="77777777" w:rsidR="000C2638" w:rsidRPr="000C2638" w:rsidRDefault="000C2638" w:rsidP="000C2638">
            <w:pPr>
              <w:jc w:val="center"/>
              <w:rPr>
                <w:color w:val="000000"/>
              </w:rPr>
            </w:pPr>
            <w:r w:rsidRPr="000C2638">
              <w:rPr>
                <w:color w:val="000000"/>
              </w:rPr>
              <w:t>0.069</w:t>
            </w:r>
          </w:p>
        </w:tc>
        <w:tc>
          <w:tcPr>
            <w:tcW w:w="1431" w:type="dxa"/>
            <w:tcBorders>
              <w:top w:val="nil"/>
              <w:left w:val="nil"/>
              <w:bottom w:val="nil"/>
              <w:right w:val="nil"/>
            </w:tcBorders>
            <w:shd w:val="clear" w:color="auto" w:fill="auto"/>
            <w:noWrap/>
            <w:vAlign w:val="bottom"/>
            <w:hideMark/>
          </w:tcPr>
          <w:p w14:paraId="496284B6" w14:textId="77777777" w:rsidR="000C2638" w:rsidRPr="000C2638" w:rsidRDefault="000C2638" w:rsidP="000C2638">
            <w:pPr>
              <w:jc w:val="center"/>
              <w:rPr>
                <w:color w:val="000000"/>
              </w:rPr>
            </w:pPr>
            <w:r w:rsidRPr="000C2638">
              <w:rPr>
                <w:color w:val="000000"/>
              </w:rPr>
              <w:t>0.039</w:t>
            </w:r>
          </w:p>
        </w:tc>
        <w:tc>
          <w:tcPr>
            <w:tcW w:w="1431" w:type="dxa"/>
            <w:tcBorders>
              <w:top w:val="nil"/>
              <w:left w:val="nil"/>
              <w:bottom w:val="nil"/>
              <w:right w:val="nil"/>
            </w:tcBorders>
            <w:shd w:val="clear" w:color="auto" w:fill="auto"/>
            <w:noWrap/>
            <w:vAlign w:val="bottom"/>
            <w:hideMark/>
          </w:tcPr>
          <w:p w14:paraId="638A1C0C" w14:textId="77777777" w:rsidR="000C2638" w:rsidRPr="000C2638" w:rsidRDefault="000C2638" w:rsidP="000C2638">
            <w:pPr>
              <w:jc w:val="center"/>
              <w:rPr>
                <w:color w:val="000000"/>
              </w:rPr>
            </w:pPr>
            <w:r w:rsidRPr="000C2638">
              <w:rPr>
                <w:color w:val="000000"/>
              </w:rPr>
              <w:t>0.82</w:t>
            </w:r>
          </w:p>
        </w:tc>
      </w:tr>
      <w:tr w:rsidR="000C2638" w:rsidRPr="000C2638" w14:paraId="0FBED8F9" w14:textId="77777777" w:rsidTr="003D5A61">
        <w:trPr>
          <w:trHeight w:val="292"/>
        </w:trPr>
        <w:tc>
          <w:tcPr>
            <w:tcW w:w="4102" w:type="dxa"/>
            <w:tcBorders>
              <w:top w:val="nil"/>
              <w:left w:val="nil"/>
              <w:bottom w:val="nil"/>
              <w:right w:val="nil"/>
            </w:tcBorders>
            <w:shd w:val="clear" w:color="auto" w:fill="auto"/>
            <w:noWrap/>
            <w:hideMark/>
          </w:tcPr>
          <w:p w14:paraId="2079C56E" w14:textId="77777777" w:rsidR="000C2638" w:rsidRPr="000C2638" w:rsidRDefault="000C2638" w:rsidP="000C2638">
            <w:pPr>
              <w:jc w:val="center"/>
              <w:rPr>
                <w:color w:val="000000"/>
              </w:rPr>
            </w:pPr>
          </w:p>
        </w:tc>
        <w:tc>
          <w:tcPr>
            <w:tcW w:w="1526" w:type="dxa"/>
            <w:tcBorders>
              <w:top w:val="nil"/>
              <w:left w:val="nil"/>
              <w:bottom w:val="nil"/>
              <w:right w:val="nil"/>
            </w:tcBorders>
            <w:shd w:val="clear" w:color="auto" w:fill="auto"/>
            <w:noWrap/>
            <w:hideMark/>
          </w:tcPr>
          <w:p w14:paraId="7A97DD48" w14:textId="77777777" w:rsidR="000C2638" w:rsidRPr="000C2638" w:rsidRDefault="000C2638" w:rsidP="000C2638">
            <w:pPr>
              <w:jc w:val="right"/>
              <w:rPr>
                <w:sz w:val="20"/>
                <w:szCs w:val="20"/>
              </w:rPr>
            </w:pPr>
          </w:p>
        </w:tc>
        <w:tc>
          <w:tcPr>
            <w:tcW w:w="1526" w:type="dxa"/>
            <w:tcBorders>
              <w:top w:val="nil"/>
              <w:left w:val="nil"/>
              <w:bottom w:val="nil"/>
              <w:right w:val="nil"/>
            </w:tcBorders>
            <w:shd w:val="clear" w:color="auto" w:fill="auto"/>
            <w:noWrap/>
            <w:hideMark/>
          </w:tcPr>
          <w:p w14:paraId="2F110892" w14:textId="77777777" w:rsidR="000C2638" w:rsidRPr="000C2638" w:rsidRDefault="000C2638" w:rsidP="000C2638">
            <w:pPr>
              <w:jc w:val="center"/>
              <w:rPr>
                <w:sz w:val="20"/>
                <w:szCs w:val="20"/>
              </w:rPr>
            </w:pPr>
          </w:p>
        </w:tc>
        <w:tc>
          <w:tcPr>
            <w:tcW w:w="1526" w:type="dxa"/>
            <w:tcBorders>
              <w:top w:val="nil"/>
              <w:left w:val="nil"/>
              <w:bottom w:val="nil"/>
              <w:right w:val="nil"/>
            </w:tcBorders>
            <w:shd w:val="clear" w:color="auto" w:fill="auto"/>
            <w:noWrap/>
            <w:hideMark/>
          </w:tcPr>
          <w:p w14:paraId="3B8294CB" w14:textId="77777777" w:rsidR="000C2638" w:rsidRPr="000C2638" w:rsidRDefault="000C2638" w:rsidP="000C2638">
            <w:pPr>
              <w:jc w:val="center"/>
              <w:rPr>
                <w:sz w:val="20"/>
                <w:szCs w:val="20"/>
              </w:rPr>
            </w:pPr>
          </w:p>
        </w:tc>
        <w:tc>
          <w:tcPr>
            <w:tcW w:w="1240" w:type="dxa"/>
            <w:tcBorders>
              <w:top w:val="nil"/>
              <w:left w:val="nil"/>
              <w:bottom w:val="nil"/>
              <w:right w:val="nil"/>
            </w:tcBorders>
            <w:shd w:val="clear" w:color="auto" w:fill="auto"/>
            <w:noWrap/>
            <w:hideMark/>
          </w:tcPr>
          <w:p w14:paraId="1B92FBBA" w14:textId="77777777" w:rsidR="000C2638" w:rsidRPr="000C2638" w:rsidRDefault="000C2638" w:rsidP="000C2638">
            <w:pPr>
              <w:jc w:val="center"/>
              <w:rPr>
                <w:sz w:val="20"/>
                <w:szCs w:val="20"/>
              </w:rPr>
            </w:pPr>
          </w:p>
        </w:tc>
        <w:tc>
          <w:tcPr>
            <w:tcW w:w="1335" w:type="dxa"/>
            <w:tcBorders>
              <w:top w:val="nil"/>
              <w:left w:val="nil"/>
              <w:bottom w:val="nil"/>
              <w:right w:val="nil"/>
            </w:tcBorders>
            <w:shd w:val="clear" w:color="auto" w:fill="auto"/>
            <w:noWrap/>
            <w:hideMark/>
          </w:tcPr>
          <w:p w14:paraId="70CFC916" w14:textId="77777777" w:rsidR="000C2638" w:rsidRPr="000C2638" w:rsidRDefault="000C2638" w:rsidP="000C2638">
            <w:pPr>
              <w:jc w:val="center"/>
              <w:rPr>
                <w:sz w:val="20"/>
                <w:szCs w:val="20"/>
              </w:rPr>
            </w:pPr>
          </w:p>
        </w:tc>
        <w:tc>
          <w:tcPr>
            <w:tcW w:w="1431" w:type="dxa"/>
            <w:tcBorders>
              <w:top w:val="nil"/>
              <w:left w:val="nil"/>
              <w:bottom w:val="nil"/>
              <w:right w:val="nil"/>
            </w:tcBorders>
            <w:shd w:val="clear" w:color="auto" w:fill="auto"/>
            <w:noWrap/>
            <w:hideMark/>
          </w:tcPr>
          <w:p w14:paraId="6E624BDF" w14:textId="77777777" w:rsidR="000C2638" w:rsidRPr="000C2638" w:rsidRDefault="000C2638" w:rsidP="000C2638">
            <w:pPr>
              <w:jc w:val="center"/>
              <w:rPr>
                <w:sz w:val="20"/>
                <w:szCs w:val="20"/>
              </w:rPr>
            </w:pPr>
          </w:p>
        </w:tc>
        <w:tc>
          <w:tcPr>
            <w:tcW w:w="1431" w:type="dxa"/>
            <w:tcBorders>
              <w:top w:val="nil"/>
              <w:left w:val="nil"/>
              <w:bottom w:val="nil"/>
              <w:right w:val="nil"/>
            </w:tcBorders>
            <w:shd w:val="clear" w:color="auto" w:fill="auto"/>
            <w:noWrap/>
            <w:hideMark/>
          </w:tcPr>
          <w:p w14:paraId="4C05A605" w14:textId="77777777" w:rsidR="000C2638" w:rsidRPr="000C2638" w:rsidRDefault="000C2638" w:rsidP="000C2638">
            <w:pPr>
              <w:jc w:val="center"/>
              <w:rPr>
                <w:sz w:val="20"/>
                <w:szCs w:val="20"/>
              </w:rPr>
            </w:pPr>
          </w:p>
        </w:tc>
      </w:tr>
      <w:tr w:rsidR="000C2638" w:rsidRPr="000C2638" w14:paraId="5DD0A486" w14:textId="77777777" w:rsidTr="003D5A61">
        <w:trPr>
          <w:trHeight w:val="292"/>
        </w:trPr>
        <w:tc>
          <w:tcPr>
            <w:tcW w:w="4102" w:type="dxa"/>
            <w:tcBorders>
              <w:top w:val="nil"/>
              <w:left w:val="nil"/>
              <w:bottom w:val="nil"/>
              <w:right w:val="nil"/>
            </w:tcBorders>
            <w:shd w:val="clear" w:color="auto" w:fill="auto"/>
            <w:noWrap/>
            <w:vAlign w:val="bottom"/>
            <w:hideMark/>
          </w:tcPr>
          <w:p w14:paraId="2796830E" w14:textId="1EBA726A" w:rsidR="000C2638" w:rsidRPr="000C2638" w:rsidRDefault="000C2638" w:rsidP="000C2638">
            <w:pPr>
              <w:rPr>
                <w:color w:val="000000"/>
              </w:rPr>
            </w:pPr>
            <w:r w:rsidRPr="000C2638">
              <w:rPr>
                <w:color w:val="000000"/>
              </w:rPr>
              <w:t>Non-normalized T1-Signal Intensity</w:t>
            </w:r>
          </w:p>
        </w:tc>
        <w:tc>
          <w:tcPr>
            <w:tcW w:w="1526" w:type="dxa"/>
            <w:tcBorders>
              <w:top w:val="nil"/>
              <w:left w:val="nil"/>
              <w:bottom w:val="nil"/>
              <w:right w:val="nil"/>
            </w:tcBorders>
            <w:shd w:val="clear" w:color="auto" w:fill="auto"/>
            <w:noWrap/>
            <w:vAlign w:val="bottom"/>
            <w:hideMark/>
          </w:tcPr>
          <w:p w14:paraId="542E6536" w14:textId="77777777" w:rsidR="000C2638" w:rsidRPr="000C2638" w:rsidRDefault="000C2638" w:rsidP="000C2638">
            <w:pPr>
              <w:rPr>
                <w:color w:val="000000"/>
              </w:rPr>
            </w:pPr>
          </w:p>
        </w:tc>
        <w:tc>
          <w:tcPr>
            <w:tcW w:w="1526" w:type="dxa"/>
            <w:tcBorders>
              <w:top w:val="nil"/>
              <w:left w:val="nil"/>
              <w:bottom w:val="nil"/>
              <w:right w:val="nil"/>
            </w:tcBorders>
            <w:shd w:val="clear" w:color="auto" w:fill="auto"/>
            <w:noWrap/>
            <w:vAlign w:val="bottom"/>
            <w:hideMark/>
          </w:tcPr>
          <w:p w14:paraId="12ED9A24" w14:textId="77777777" w:rsidR="000C2638" w:rsidRPr="000C2638" w:rsidRDefault="000C2638" w:rsidP="000C2638">
            <w:pPr>
              <w:jc w:val="center"/>
              <w:rPr>
                <w:sz w:val="20"/>
                <w:szCs w:val="20"/>
              </w:rPr>
            </w:pPr>
          </w:p>
        </w:tc>
        <w:tc>
          <w:tcPr>
            <w:tcW w:w="1526" w:type="dxa"/>
            <w:tcBorders>
              <w:top w:val="nil"/>
              <w:left w:val="nil"/>
              <w:bottom w:val="nil"/>
              <w:right w:val="nil"/>
            </w:tcBorders>
            <w:shd w:val="clear" w:color="auto" w:fill="auto"/>
            <w:noWrap/>
            <w:vAlign w:val="bottom"/>
            <w:hideMark/>
          </w:tcPr>
          <w:p w14:paraId="403F2288" w14:textId="77777777" w:rsidR="000C2638" w:rsidRPr="000C2638" w:rsidRDefault="000C2638" w:rsidP="000C2638">
            <w:pPr>
              <w:jc w:val="center"/>
              <w:rPr>
                <w:sz w:val="20"/>
                <w:szCs w:val="20"/>
              </w:rPr>
            </w:pPr>
          </w:p>
        </w:tc>
        <w:tc>
          <w:tcPr>
            <w:tcW w:w="1240" w:type="dxa"/>
            <w:tcBorders>
              <w:top w:val="nil"/>
              <w:left w:val="nil"/>
              <w:bottom w:val="nil"/>
              <w:right w:val="nil"/>
            </w:tcBorders>
            <w:shd w:val="clear" w:color="auto" w:fill="auto"/>
            <w:noWrap/>
            <w:vAlign w:val="bottom"/>
            <w:hideMark/>
          </w:tcPr>
          <w:p w14:paraId="511C91DF" w14:textId="77777777" w:rsidR="000C2638" w:rsidRPr="000C2638" w:rsidRDefault="000C2638" w:rsidP="000C2638">
            <w:pPr>
              <w:jc w:val="center"/>
              <w:rPr>
                <w:sz w:val="20"/>
                <w:szCs w:val="20"/>
              </w:rPr>
            </w:pPr>
          </w:p>
        </w:tc>
        <w:tc>
          <w:tcPr>
            <w:tcW w:w="1335" w:type="dxa"/>
            <w:tcBorders>
              <w:top w:val="nil"/>
              <w:left w:val="nil"/>
              <w:bottom w:val="nil"/>
              <w:right w:val="nil"/>
            </w:tcBorders>
            <w:shd w:val="clear" w:color="auto" w:fill="auto"/>
            <w:noWrap/>
            <w:vAlign w:val="bottom"/>
            <w:hideMark/>
          </w:tcPr>
          <w:p w14:paraId="50150961" w14:textId="77777777" w:rsidR="000C2638" w:rsidRPr="000C2638" w:rsidRDefault="000C2638" w:rsidP="000C2638">
            <w:pPr>
              <w:jc w:val="center"/>
              <w:rPr>
                <w:sz w:val="20"/>
                <w:szCs w:val="20"/>
              </w:rPr>
            </w:pPr>
          </w:p>
        </w:tc>
        <w:tc>
          <w:tcPr>
            <w:tcW w:w="1431" w:type="dxa"/>
            <w:tcBorders>
              <w:top w:val="nil"/>
              <w:left w:val="nil"/>
              <w:bottom w:val="nil"/>
              <w:right w:val="nil"/>
            </w:tcBorders>
            <w:shd w:val="clear" w:color="auto" w:fill="auto"/>
            <w:noWrap/>
            <w:vAlign w:val="bottom"/>
            <w:hideMark/>
          </w:tcPr>
          <w:p w14:paraId="5215A142" w14:textId="77777777" w:rsidR="000C2638" w:rsidRPr="000C2638" w:rsidRDefault="000C2638" w:rsidP="000C2638">
            <w:pPr>
              <w:jc w:val="center"/>
              <w:rPr>
                <w:sz w:val="20"/>
                <w:szCs w:val="20"/>
              </w:rPr>
            </w:pPr>
          </w:p>
        </w:tc>
        <w:tc>
          <w:tcPr>
            <w:tcW w:w="1431" w:type="dxa"/>
            <w:tcBorders>
              <w:top w:val="nil"/>
              <w:left w:val="nil"/>
              <w:bottom w:val="nil"/>
              <w:right w:val="nil"/>
            </w:tcBorders>
            <w:shd w:val="clear" w:color="auto" w:fill="auto"/>
            <w:noWrap/>
            <w:vAlign w:val="bottom"/>
            <w:hideMark/>
          </w:tcPr>
          <w:p w14:paraId="22D844B5" w14:textId="77777777" w:rsidR="000C2638" w:rsidRPr="000C2638" w:rsidRDefault="000C2638" w:rsidP="000C2638">
            <w:pPr>
              <w:jc w:val="center"/>
              <w:rPr>
                <w:sz w:val="20"/>
                <w:szCs w:val="20"/>
              </w:rPr>
            </w:pPr>
          </w:p>
        </w:tc>
      </w:tr>
      <w:tr w:rsidR="000C2638" w:rsidRPr="000C2638" w14:paraId="391FF547" w14:textId="77777777" w:rsidTr="003D5A61">
        <w:trPr>
          <w:trHeight w:val="292"/>
        </w:trPr>
        <w:tc>
          <w:tcPr>
            <w:tcW w:w="4102" w:type="dxa"/>
            <w:tcBorders>
              <w:top w:val="nil"/>
              <w:left w:val="nil"/>
              <w:bottom w:val="nil"/>
              <w:right w:val="nil"/>
            </w:tcBorders>
            <w:shd w:val="clear" w:color="auto" w:fill="auto"/>
            <w:noWrap/>
            <w:vAlign w:val="bottom"/>
            <w:hideMark/>
          </w:tcPr>
          <w:p w14:paraId="2844A18A" w14:textId="77777777" w:rsidR="000C2638" w:rsidRPr="000C2638" w:rsidRDefault="000C2638" w:rsidP="000C2638">
            <w:pPr>
              <w:jc w:val="right"/>
              <w:rPr>
                <w:color w:val="000000"/>
              </w:rPr>
            </w:pPr>
            <w:r w:rsidRPr="000C2638">
              <w:rPr>
                <w:color w:val="000000"/>
              </w:rPr>
              <w:t>Putamen</w:t>
            </w:r>
          </w:p>
        </w:tc>
        <w:tc>
          <w:tcPr>
            <w:tcW w:w="1526" w:type="dxa"/>
            <w:tcBorders>
              <w:top w:val="nil"/>
              <w:left w:val="nil"/>
              <w:bottom w:val="nil"/>
              <w:right w:val="nil"/>
            </w:tcBorders>
            <w:shd w:val="clear" w:color="auto" w:fill="auto"/>
            <w:noWrap/>
            <w:vAlign w:val="bottom"/>
            <w:hideMark/>
          </w:tcPr>
          <w:p w14:paraId="6BF60472" w14:textId="77777777" w:rsidR="000C2638" w:rsidRPr="000C2638" w:rsidRDefault="000C2638" w:rsidP="000C2638">
            <w:pPr>
              <w:jc w:val="center"/>
              <w:rPr>
                <w:color w:val="000000"/>
              </w:rPr>
            </w:pPr>
            <w:r w:rsidRPr="000C2638">
              <w:rPr>
                <w:color w:val="000000"/>
              </w:rPr>
              <w:t>72.98±2.92</w:t>
            </w:r>
          </w:p>
        </w:tc>
        <w:tc>
          <w:tcPr>
            <w:tcW w:w="1526" w:type="dxa"/>
            <w:tcBorders>
              <w:top w:val="nil"/>
              <w:left w:val="nil"/>
              <w:bottom w:val="nil"/>
              <w:right w:val="nil"/>
            </w:tcBorders>
            <w:shd w:val="clear" w:color="auto" w:fill="auto"/>
            <w:noWrap/>
            <w:vAlign w:val="bottom"/>
            <w:hideMark/>
          </w:tcPr>
          <w:p w14:paraId="58157708" w14:textId="77777777" w:rsidR="000C2638" w:rsidRPr="000C2638" w:rsidRDefault="000C2638" w:rsidP="000C2638">
            <w:pPr>
              <w:jc w:val="center"/>
              <w:rPr>
                <w:color w:val="000000"/>
              </w:rPr>
            </w:pPr>
            <w:r w:rsidRPr="000C2638">
              <w:rPr>
                <w:color w:val="000000"/>
              </w:rPr>
              <w:t>121.35±3.67</w:t>
            </w:r>
          </w:p>
        </w:tc>
        <w:tc>
          <w:tcPr>
            <w:tcW w:w="1526" w:type="dxa"/>
            <w:tcBorders>
              <w:top w:val="nil"/>
              <w:left w:val="nil"/>
              <w:bottom w:val="nil"/>
              <w:right w:val="nil"/>
            </w:tcBorders>
            <w:shd w:val="clear" w:color="auto" w:fill="auto"/>
            <w:noWrap/>
            <w:vAlign w:val="bottom"/>
            <w:hideMark/>
          </w:tcPr>
          <w:p w14:paraId="4A846438" w14:textId="77777777" w:rsidR="000C2638" w:rsidRPr="000C2638" w:rsidRDefault="000C2638" w:rsidP="000C2638">
            <w:pPr>
              <w:jc w:val="center"/>
              <w:rPr>
                <w:color w:val="000000"/>
              </w:rPr>
            </w:pPr>
            <w:r w:rsidRPr="000C2638">
              <w:rPr>
                <w:color w:val="000000"/>
              </w:rPr>
              <w:t>106.45±6.05</w:t>
            </w:r>
          </w:p>
        </w:tc>
        <w:tc>
          <w:tcPr>
            <w:tcW w:w="1240" w:type="dxa"/>
            <w:tcBorders>
              <w:top w:val="nil"/>
              <w:left w:val="nil"/>
              <w:bottom w:val="nil"/>
              <w:right w:val="nil"/>
            </w:tcBorders>
            <w:shd w:val="clear" w:color="auto" w:fill="auto"/>
            <w:noWrap/>
            <w:vAlign w:val="bottom"/>
            <w:hideMark/>
          </w:tcPr>
          <w:p w14:paraId="54058AEA" w14:textId="77777777" w:rsidR="000C2638" w:rsidRPr="000C2638" w:rsidRDefault="000C2638" w:rsidP="000C2638">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73AF134A" w14:textId="77777777" w:rsidR="000C2638" w:rsidRPr="000C2638" w:rsidRDefault="000C2638" w:rsidP="000C2638">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1E83E762" w14:textId="77777777" w:rsidR="000C2638" w:rsidRPr="000C2638" w:rsidRDefault="000C2638" w:rsidP="000C2638">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45506ADA" w14:textId="77777777" w:rsidR="000C2638" w:rsidRPr="000C2638" w:rsidRDefault="000C2638" w:rsidP="000C2638">
            <w:pPr>
              <w:jc w:val="center"/>
              <w:rPr>
                <w:color w:val="000000"/>
              </w:rPr>
            </w:pPr>
            <w:r w:rsidRPr="000C2638">
              <w:rPr>
                <w:color w:val="000000"/>
              </w:rPr>
              <w:t>0.098</w:t>
            </w:r>
          </w:p>
        </w:tc>
      </w:tr>
      <w:tr w:rsidR="000C2638" w:rsidRPr="000C2638" w14:paraId="7995CF65" w14:textId="77777777" w:rsidTr="003D5A61">
        <w:trPr>
          <w:trHeight w:val="292"/>
        </w:trPr>
        <w:tc>
          <w:tcPr>
            <w:tcW w:w="4102" w:type="dxa"/>
            <w:tcBorders>
              <w:top w:val="nil"/>
              <w:left w:val="nil"/>
              <w:bottom w:val="nil"/>
              <w:right w:val="nil"/>
            </w:tcBorders>
            <w:shd w:val="clear" w:color="auto" w:fill="auto"/>
            <w:noWrap/>
            <w:vAlign w:val="bottom"/>
            <w:hideMark/>
          </w:tcPr>
          <w:p w14:paraId="1A117498" w14:textId="77777777" w:rsidR="000C2638" w:rsidRPr="000C2638" w:rsidRDefault="000C2638" w:rsidP="000C2638">
            <w:pPr>
              <w:jc w:val="right"/>
              <w:rPr>
                <w:color w:val="000000"/>
              </w:rPr>
            </w:pPr>
            <w:r w:rsidRPr="000C2638">
              <w:rPr>
                <w:color w:val="000000"/>
              </w:rPr>
              <w:t>Globus Pallidus</w:t>
            </w:r>
          </w:p>
        </w:tc>
        <w:tc>
          <w:tcPr>
            <w:tcW w:w="1526" w:type="dxa"/>
            <w:tcBorders>
              <w:top w:val="nil"/>
              <w:left w:val="nil"/>
              <w:bottom w:val="nil"/>
              <w:right w:val="nil"/>
            </w:tcBorders>
            <w:shd w:val="clear" w:color="auto" w:fill="auto"/>
            <w:noWrap/>
            <w:vAlign w:val="bottom"/>
            <w:hideMark/>
          </w:tcPr>
          <w:p w14:paraId="2AB2AFDB" w14:textId="77777777" w:rsidR="000C2638" w:rsidRPr="000C2638" w:rsidRDefault="000C2638" w:rsidP="000C2638">
            <w:pPr>
              <w:jc w:val="center"/>
              <w:rPr>
                <w:color w:val="000000"/>
              </w:rPr>
            </w:pPr>
            <w:r w:rsidRPr="000C2638">
              <w:rPr>
                <w:color w:val="000000"/>
              </w:rPr>
              <w:t>86.19±3.78</w:t>
            </w:r>
          </w:p>
        </w:tc>
        <w:tc>
          <w:tcPr>
            <w:tcW w:w="1526" w:type="dxa"/>
            <w:tcBorders>
              <w:top w:val="nil"/>
              <w:left w:val="nil"/>
              <w:bottom w:val="nil"/>
              <w:right w:val="nil"/>
            </w:tcBorders>
            <w:shd w:val="clear" w:color="auto" w:fill="auto"/>
            <w:noWrap/>
            <w:vAlign w:val="bottom"/>
            <w:hideMark/>
          </w:tcPr>
          <w:p w14:paraId="241126B9" w14:textId="77777777" w:rsidR="000C2638" w:rsidRPr="000C2638" w:rsidRDefault="000C2638" w:rsidP="000C2638">
            <w:pPr>
              <w:jc w:val="center"/>
              <w:rPr>
                <w:color w:val="000000"/>
              </w:rPr>
            </w:pPr>
            <w:r w:rsidRPr="000C2638">
              <w:rPr>
                <w:color w:val="000000"/>
              </w:rPr>
              <w:t>146.10±4.75</w:t>
            </w:r>
          </w:p>
        </w:tc>
        <w:tc>
          <w:tcPr>
            <w:tcW w:w="1526" w:type="dxa"/>
            <w:tcBorders>
              <w:top w:val="nil"/>
              <w:left w:val="nil"/>
              <w:bottom w:val="nil"/>
              <w:right w:val="nil"/>
            </w:tcBorders>
            <w:shd w:val="clear" w:color="auto" w:fill="auto"/>
            <w:noWrap/>
            <w:vAlign w:val="bottom"/>
            <w:hideMark/>
          </w:tcPr>
          <w:p w14:paraId="41074998" w14:textId="77777777" w:rsidR="000C2638" w:rsidRPr="000C2638" w:rsidRDefault="000C2638" w:rsidP="000C2638">
            <w:pPr>
              <w:jc w:val="center"/>
              <w:rPr>
                <w:color w:val="000000"/>
              </w:rPr>
            </w:pPr>
            <w:r w:rsidRPr="000C2638">
              <w:rPr>
                <w:color w:val="000000"/>
              </w:rPr>
              <w:t>132.83±7.83</w:t>
            </w:r>
          </w:p>
        </w:tc>
        <w:tc>
          <w:tcPr>
            <w:tcW w:w="1240" w:type="dxa"/>
            <w:tcBorders>
              <w:top w:val="nil"/>
              <w:left w:val="nil"/>
              <w:bottom w:val="nil"/>
              <w:right w:val="nil"/>
            </w:tcBorders>
            <w:shd w:val="clear" w:color="auto" w:fill="auto"/>
            <w:noWrap/>
            <w:vAlign w:val="bottom"/>
            <w:hideMark/>
          </w:tcPr>
          <w:p w14:paraId="4F9F2382" w14:textId="77777777" w:rsidR="000C2638" w:rsidRPr="000C2638" w:rsidRDefault="000C2638" w:rsidP="000C2638">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27222385" w14:textId="77777777" w:rsidR="000C2638" w:rsidRPr="000C2638" w:rsidRDefault="000C2638" w:rsidP="000C2638">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63B9715E" w14:textId="77777777" w:rsidR="000C2638" w:rsidRPr="000C2638" w:rsidRDefault="000C2638" w:rsidP="000C2638">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5C3F0AFF" w14:textId="77777777" w:rsidR="000C2638" w:rsidRPr="000C2638" w:rsidRDefault="000C2638" w:rsidP="000C2638">
            <w:pPr>
              <w:jc w:val="center"/>
              <w:rPr>
                <w:color w:val="000000"/>
              </w:rPr>
            </w:pPr>
            <w:r w:rsidRPr="000C2638">
              <w:rPr>
                <w:color w:val="000000"/>
              </w:rPr>
              <w:t>0.32</w:t>
            </w:r>
          </w:p>
        </w:tc>
      </w:tr>
      <w:tr w:rsidR="000C2638" w:rsidRPr="000C2638" w14:paraId="02FC55FB" w14:textId="77777777" w:rsidTr="003D5A61">
        <w:trPr>
          <w:trHeight w:val="292"/>
        </w:trPr>
        <w:tc>
          <w:tcPr>
            <w:tcW w:w="4102" w:type="dxa"/>
            <w:tcBorders>
              <w:top w:val="nil"/>
              <w:left w:val="nil"/>
              <w:bottom w:val="nil"/>
              <w:right w:val="nil"/>
            </w:tcBorders>
            <w:shd w:val="clear" w:color="auto" w:fill="auto"/>
            <w:noWrap/>
            <w:vAlign w:val="bottom"/>
            <w:hideMark/>
          </w:tcPr>
          <w:p w14:paraId="03425214" w14:textId="77777777" w:rsidR="000C2638" w:rsidRPr="000C2638" w:rsidRDefault="000C2638" w:rsidP="000C2638">
            <w:pPr>
              <w:jc w:val="right"/>
              <w:rPr>
                <w:color w:val="000000"/>
              </w:rPr>
            </w:pPr>
            <w:r w:rsidRPr="000C2638">
              <w:rPr>
                <w:color w:val="000000"/>
              </w:rPr>
              <w:t>Cerebral Cortex</w:t>
            </w:r>
          </w:p>
        </w:tc>
        <w:tc>
          <w:tcPr>
            <w:tcW w:w="1526" w:type="dxa"/>
            <w:tcBorders>
              <w:top w:val="nil"/>
              <w:left w:val="nil"/>
              <w:bottom w:val="nil"/>
              <w:right w:val="nil"/>
            </w:tcBorders>
            <w:shd w:val="clear" w:color="auto" w:fill="auto"/>
            <w:noWrap/>
            <w:vAlign w:val="bottom"/>
            <w:hideMark/>
          </w:tcPr>
          <w:p w14:paraId="22536A76" w14:textId="77777777" w:rsidR="000C2638" w:rsidRPr="000C2638" w:rsidRDefault="000C2638" w:rsidP="000C2638">
            <w:pPr>
              <w:jc w:val="center"/>
              <w:rPr>
                <w:color w:val="000000"/>
              </w:rPr>
            </w:pPr>
            <w:r w:rsidRPr="000C2638">
              <w:rPr>
                <w:color w:val="000000"/>
              </w:rPr>
              <w:t>63.35±2.54</w:t>
            </w:r>
          </w:p>
        </w:tc>
        <w:tc>
          <w:tcPr>
            <w:tcW w:w="1526" w:type="dxa"/>
            <w:tcBorders>
              <w:top w:val="nil"/>
              <w:left w:val="nil"/>
              <w:bottom w:val="nil"/>
              <w:right w:val="nil"/>
            </w:tcBorders>
            <w:shd w:val="clear" w:color="auto" w:fill="auto"/>
            <w:noWrap/>
            <w:vAlign w:val="bottom"/>
            <w:hideMark/>
          </w:tcPr>
          <w:p w14:paraId="7527F640" w14:textId="77777777" w:rsidR="000C2638" w:rsidRPr="000C2638" w:rsidRDefault="000C2638" w:rsidP="000C2638">
            <w:pPr>
              <w:jc w:val="center"/>
              <w:rPr>
                <w:color w:val="000000"/>
              </w:rPr>
            </w:pPr>
            <w:r w:rsidRPr="000C2638">
              <w:rPr>
                <w:color w:val="000000"/>
              </w:rPr>
              <w:t>103.45±3.19</w:t>
            </w:r>
          </w:p>
        </w:tc>
        <w:tc>
          <w:tcPr>
            <w:tcW w:w="1526" w:type="dxa"/>
            <w:tcBorders>
              <w:top w:val="nil"/>
              <w:left w:val="nil"/>
              <w:bottom w:val="nil"/>
              <w:right w:val="nil"/>
            </w:tcBorders>
            <w:shd w:val="clear" w:color="auto" w:fill="auto"/>
            <w:noWrap/>
            <w:vAlign w:val="bottom"/>
            <w:hideMark/>
          </w:tcPr>
          <w:p w14:paraId="191EEDBD" w14:textId="77777777" w:rsidR="000C2638" w:rsidRPr="000C2638" w:rsidRDefault="000C2638" w:rsidP="000C2638">
            <w:pPr>
              <w:jc w:val="center"/>
              <w:rPr>
                <w:color w:val="000000"/>
              </w:rPr>
            </w:pPr>
            <w:r w:rsidRPr="000C2638">
              <w:rPr>
                <w:color w:val="000000"/>
              </w:rPr>
              <w:t>81.22±5.26</w:t>
            </w:r>
          </w:p>
        </w:tc>
        <w:tc>
          <w:tcPr>
            <w:tcW w:w="1240" w:type="dxa"/>
            <w:tcBorders>
              <w:top w:val="nil"/>
              <w:left w:val="nil"/>
              <w:bottom w:val="nil"/>
              <w:right w:val="nil"/>
            </w:tcBorders>
            <w:shd w:val="clear" w:color="auto" w:fill="auto"/>
            <w:noWrap/>
            <w:vAlign w:val="bottom"/>
            <w:hideMark/>
          </w:tcPr>
          <w:p w14:paraId="52932222" w14:textId="77777777" w:rsidR="000C2638" w:rsidRPr="000C2638" w:rsidRDefault="000C2638" w:rsidP="000C2638">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71914E36" w14:textId="77777777" w:rsidR="000C2638" w:rsidRPr="000C2638" w:rsidRDefault="000C2638" w:rsidP="000C2638">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6E7261FA" w14:textId="77777777" w:rsidR="000C2638" w:rsidRPr="000C2638" w:rsidRDefault="000C2638" w:rsidP="000C2638">
            <w:pPr>
              <w:jc w:val="center"/>
              <w:rPr>
                <w:color w:val="000000"/>
              </w:rPr>
            </w:pPr>
            <w:r w:rsidRPr="000C2638">
              <w:rPr>
                <w:color w:val="000000"/>
              </w:rPr>
              <w:t>0.0019</w:t>
            </w:r>
          </w:p>
        </w:tc>
        <w:tc>
          <w:tcPr>
            <w:tcW w:w="1431" w:type="dxa"/>
            <w:tcBorders>
              <w:top w:val="nil"/>
              <w:left w:val="nil"/>
              <w:bottom w:val="nil"/>
              <w:right w:val="nil"/>
            </w:tcBorders>
            <w:shd w:val="clear" w:color="auto" w:fill="auto"/>
            <w:noWrap/>
            <w:vAlign w:val="bottom"/>
            <w:hideMark/>
          </w:tcPr>
          <w:p w14:paraId="3525B778" w14:textId="77777777" w:rsidR="000C2638" w:rsidRPr="000C2638" w:rsidRDefault="000C2638" w:rsidP="000C2638">
            <w:pPr>
              <w:jc w:val="center"/>
              <w:rPr>
                <w:color w:val="000000"/>
              </w:rPr>
            </w:pPr>
            <w:r w:rsidRPr="000C2638">
              <w:rPr>
                <w:color w:val="000000"/>
              </w:rPr>
              <w:t>0.0095</w:t>
            </w:r>
          </w:p>
        </w:tc>
      </w:tr>
      <w:tr w:rsidR="000C2638" w:rsidRPr="000C2638" w14:paraId="4610E141" w14:textId="77777777" w:rsidTr="003D5A61">
        <w:trPr>
          <w:trHeight w:val="292"/>
        </w:trPr>
        <w:tc>
          <w:tcPr>
            <w:tcW w:w="4102" w:type="dxa"/>
            <w:tcBorders>
              <w:top w:val="nil"/>
              <w:left w:val="nil"/>
              <w:bottom w:val="nil"/>
              <w:right w:val="nil"/>
            </w:tcBorders>
            <w:shd w:val="clear" w:color="auto" w:fill="auto"/>
            <w:noWrap/>
            <w:vAlign w:val="bottom"/>
            <w:hideMark/>
          </w:tcPr>
          <w:p w14:paraId="257B3A6E" w14:textId="77777777" w:rsidR="000C2638" w:rsidRPr="000C2638" w:rsidRDefault="000C2638" w:rsidP="000C2638">
            <w:pPr>
              <w:jc w:val="right"/>
              <w:rPr>
                <w:color w:val="000000"/>
              </w:rPr>
            </w:pPr>
            <w:r w:rsidRPr="000C2638">
              <w:rPr>
                <w:color w:val="000000"/>
              </w:rPr>
              <w:t>Cerebral WM</w:t>
            </w:r>
          </w:p>
        </w:tc>
        <w:tc>
          <w:tcPr>
            <w:tcW w:w="1526" w:type="dxa"/>
            <w:tcBorders>
              <w:top w:val="nil"/>
              <w:left w:val="nil"/>
              <w:bottom w:val="nil"/>
              <w:right w:val="nil"/>
            </w:tcBorders>
            <w:shd w:val="clear" w:color="auto" w:fill="auto"/>
            <w:noWrap/>
            <w:vAlign w:val="bottom"/>
            <w:hideMark/>
          </w:tcPr>
          <w:p w14:paraId="037D42F1" w14:textId="77777777" w:rsidR="000C2638" w:rsidRPr="000C2638" w:rsidRDefault="000C2638" w:rsidP="000C2638">
            <w:pPr>
              <w:jc w:val="center"/>
              <w:rPr>
                <w:color w:val="000000"/>
              </w:rPr>
            </w:pPr>
            <w:r w:rsidRPr="000C2638">
              <w:rPr>
                <w:color w:val="000000"/>
              </w:rPr>
              <w:t>87.25±3.35</w:t>
            </w:r>
          </w:p>
        </w:tc>
        <w:tc>
          <w:tcPr>
            <w:tcW w:w="1526" w:type="dxa"/>
            <w:tcBorders>
              <w:top w:val="nil"/>
              <w:left w:val="nil"/>
              <w:bottom w:val="nil"/>
              <w:right w:val="nil"/>
            </w:tcBorders>
            <w:shd w:val="clear" w:color="auto" w:fill="auto"/>
            <w:noWrap/>
            <w:vAlign w:val="bottom"/>
            <w:hideMark/>
          </w:tcPr>
          <w:p w14:paraId="777DCBC6" w14:textId="77777777" w:rsidR="000C2638" w:rsidRPr="000C2638" w:rsidRDefault="000C2638" w:rsidP="000C2638">
            <w:pPr>
              <w:jc w:val="center"/>
              <w:rPr>
                <w:color w:val="000000"/>
              </w:rPr>
            </w:pPr>
            <w:r w:rsidRPr="000C2638">
              <w:rPr>
                <w:color w:val="000000"/>
              </w:rPr>
              <w:t>140.71±4.22</w:t>
            </w:r>
          </w:p>
        </w:tc>
        <w:tc>
          <w:tcPr>
            <w:tcW w:w="1526" w:type="dxa"/>
            <w:tcBorders>
              <w:top w:val="nil"/>
              <w:left w:val="nil"/>
              <w:bottom w:val="nil"/>
              <w:right w:val="nil"/>
            </w:tcBorders>
            <w:shd w:val="clear" w:color="auto" w:fill="auto"/>
            <w:noWrap/>
            <w:vAlign w:val="bottom"/>
            <w:hideMark/>
          </w:tcPr>
          <w:p w14:paraId="2FFF5BEC" w14:textId="77777777" w:rsidR="000C2638" w:rsidRPr="000C2638" w:rsidRDefault="000C2638" w:rsidP="000C2638">
            <w:pPr>
              <w:jc w:val="center"/>
              <w:rPr>
                <w:color w:val="000000"/>
              </w:rPr>
            </w:pPr>
            <w:r w:rsidRPr="000C2638">
              <w:rPr>
                <w:color w:val="000000"/>
              </w:rPr>
              <w:t>119.68±6.95</w:t>
            </w:r>
          </w:p>
        </w:tc>
        <w:tc>
          <w:tcPr>
            <w:tcW w:w="1240" w:type="dxa"/>
            <w:tcBorders>
              <w:top w:val="nil"/>
              <w:left w:val="nil"/>
              <w:bottom w:val="nil"/>
              <w:right w:val="nil"/>
            </w:tcBorders>
            <w:shd w:val="clear" w:color="auto" w:fill="auto"/>
            <w:noWrap/>
            <w:vAlign w:val="bottom"/>
            <w:hideMark/>
          </w:tcPr>
          <w:p w14:paraId="72764346" w14:textId="77777777" w:rsidR="000C2638" w:rsidRPr="000C2638" w:rsidRDefault="000C2638" w:rsidP="000C2638">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3DFFCCC4" w14:textId="77777777" w:rsidR="000C2638" w:rsidRPr="000C2638" w:rsidRDefault="000C2638" w:rsidP="000C2638">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195F4A41" w14:textId="77777777" w:rsidR="000C2638" w:rsidRPr="000C2638" w:rsidRDefault="000C2638" w:rsidP="000C2638">
            <w:pPr>
              <w:jc w:val="center"/>
              <w:rPr>
                <w:color w:val="000000"/>
              </w:rPr>
            </w:pPr>
            <w:r w:rsidRPr="000C2638">
              <w:rPr>
                <w:color w:val="000000"/>
              </w:rPr>
              <w:t>0.0003</w:t>
            </w:r>
          </w:p>
        </w:tc>
        <w:tc>
          <w:tcPr>
            <w:tcW w:w="1431" w:type="dxa"/>
            <w:tcBorders>
              <w:top w:val="nil"/>
              <w:left w:val="nil"/>
              <w:bottom w:val="nil"/>
              <w:right w:val="nil"/>
            </w:tcBorders>
            <w:shd w:val="clear" w:color="auto" w:fill="auto"/>
            <w:noWrap/>
            <w:vAlign w:val="bottom"/>
            <w:hideMark/>
          </w:tcPr>
          <w:p w14:paraId="77B06B4A" w14:textId="77777777" w:rsidR="000C2638" w:rsidRPr="000C2638" w:rsidRDefault="000C2638" w:rsidP="000C2638">
            <w:pPr>
              <w:jc w:val="center"/>
              <w:rPr>
                <w:color w:val="000000"/>
              </w:rPr>
            </w:pPr>
            <w:r w:rsidRPr="000C2638">
              <w:rPr>
                <w:color w:val="000000"/>
              </w:rPr>
              <w:t>0.033</w:t>
            </w:r>
          </w:p>
        </w:tc>
      </w:tr>
      <w:tr w:rsidR="000C2638" w:rsidRPr="000C2638" w14:paraId="27A2670E" w14:textId="77777777" w:rsidTr="003D5A61">
        <w:trPr>
          <w:trHeight w:val="309"/>
        </w:trPr>
        <w:tc>
          <w:tcPr>
            <w:tcW w:w="4102" w:type="dxa"/>
            <w:tcBorders>
              <w:top w:val="nil"/>
              <w:left w:val="nil"/>
              <w:bottom w:val="single" w:sz="8" w:space="0" w:color="auto"/>
              <w:right w:val="nil"/>
            </w:tcBorders>
            <w:shd w:val="clear" w:color="auto" w:fill="auto"/>
            <w:noWrap/>
            <w:vAlign w:val="bottom"/>
            <w:hideMark/>
          </w:tcPr>
          <w:p w14:paraId="109E5FB2" w14:textId="77777777" w:rsidR="000C2638" w:rsidRPr="000C2638" w:rsidRDefault="000C2638" w:rsidP="000C2638">
            <w:pPr>
              <w:jc w:val="right"/>
              <w:rPr>
                <w:color w:val="000000"/>
              </w:rPr>
            </w:pPr>
            <w:r w:rsidRPr="000C2638">
              <w:rPr>
                <w:color w:val="000000"/>
              </w:rPr>
              <w:t>Brainstem</w:t>
            </w:r>
          </w:p>
        </w:tc>
        <w:tc>
          <w:tcPr>
            <w:tcW w:w="1526" w:type="dxa"/>
            <w:tcBorders>
              <w:top w:val="nil"/>
              <w:left w:val="nil"/>
              <w:bottom w:val="single" w:sz="8" w:space="0" w:color="auto"/>
              <w:right w:val="nil"/>
            </w:tcBorders>
            <w:shd w:val="clear" w:color="auto" w:fill="auto"/>
            <w:noWrap/>
            <w:vAlign w:val="bottom"/>
            <w:hideMark/>
          </w:tcPr>
          <w:p w14:paraId="26C9E46A" w14:textId="77777777" w:rsidR="000C2638" w:rsidRPr="000C2638" w:rsidRDefault="000C2638" w:rsidP="000C2638">
            <w:pPr>
              <w:jc w:val="center"/>
              <w:rPr>
                <w:color w:val="000000"/>
              </w:rPr>
            </w:pPr>
            <w:r w:rsidRPr="000C2638">
              <w:rPr>
                <w:color w:val="000000"/>
              </w:rPr>
              <w:t>78.92±3.23</w:t>
            </w:r>
          </w:p>
        </w:tc>
        <w:tc>
          <w:tcPr>
            <w:tcW w:w="1526" w:type="dxa"/>
            <w:tcBorders>
              <w:top w:val="nil"/>
              <w:left w:val="nil"/>
              <w:bottom w:val="single" w:sz="8" w:space="0" w:color="auto"/>
              <w:right w:val="nil"/>
            </w:tcBorders>
            <w:shd w:val="clear" w:color="auto" w:fill="auto"/>
            <w:noWrap/>
            <w:vAlign w:val="bottom"/>
            <w:hideMark/>
          </w:tcPr>
          <w:p w14:paraId="2A4C8B8E" w14:textId="77777777" w:rsidR="000C2638" w:rsidRPr="000C2638" w:rsidRDefault="000C2638" w:rsidP="000C2638">
            <w:pPr>
              <w:jc w:val="center"/>
              <w:rPr>
                <w:color w:val="000000"/>
              </w:rPr>
            </w:pPr>
            <w:r w:rsidRPr="000C2638">
              <w:rPr>
                <w:color w:val="000000"/>
              </w:rPr>
              <w:t>126.08±4.06</w:t>
            </w:r>
          </w:p>
        </w:tc>
        <w:tc>
          <w:tcPr>
            <w:tcW w:w="1526" w:type="dxa"/>
            <w:tcBorders>
              <w:top w:val="nil"/>
              <w:left w:val="nil"/>
              <w:bottom w:val="single" w:sz="8" w:space="0" w:color="auto"/>
              <w:right w:val="nil"/>
            </w:tcBorders>
            <w:shd w:val="clear" w:color="auto" w:fill="auto"/>
            <w:noWrap/>
            <w:vAlign w:val="bottom"/>
            <w:hideMark/>
          </w:tcPr>
          <w:p w14:paraId="55928048" w14:textId="77777777" w:rsidR="000C2638" w:rsidRPr="000C2638" w:rsidRDefault="000C2638" w:rsidP="000C2638">
            <w:pPr>
              <w:jc w:val="center"/>
              <w:rPr>
                <w:color w:val="000000"/>
              </w:rPr>
            </w:pPr>
            <w:r w:rsidRPr="000C2638">
              <w:rPr>
                <w:color w:val="000000"/>
              </w:rPr>
              <w:t>108.95±6.69</w:t>
            </w:r>
          </w:p>
        </w:tc>
        <w:tc>
          <w:tcPr>
            <w:tcW w:w="1240" w:type="dxa"/>
            <w:tcBorders>
              <w:top w:val="nil"/>
              <w:left w:val="nil"/>
              <w:bottom w:val="single" w:sz="8" w:space="0" w:color="auto"/>
              <w:right w:val="nil"/>
            </w:tcBorders>
            <w:shd w:val="clear" w:color="auto" w:fill="auto"/>
            <w:noWrap/>
            <w:vAlign w:val="bottom"/>
            <w:hideMark/>
          </w:tcPr>
          <w:p w14:paraId="70501EBF" w14:textId="77777777" w:rsidR="000C2638" w:rsidRPr="000C2638" w:rsidRDefault="000C2638" w:rsidP="000C2638">
            <w:pPr>
              <w:jc w:val="center"/>
              <w:rPr>
                <w:color w:val="000000"/>
              </w:rPr>
            </w:pPr>
            <w:r w:rsidRPr="000C2638">
              <w:rPr>
                <w:color w:val="000000"/>
              </w:rPr>
              <w:t>&lt;0.0001</w:t>
            </w:r>
          </w:p>
        </w:tc>
        <w:tc>
          <w:tcPr>
            <w:tcW w:w="1335" w:type="dxa"/>
            <w:tcBorders>
              <w:top w:val="nil"/>
              <w:left w:val="nil"/>
              <w:bottom w:val="single" w:sz="8" w:space="0" w:color="auto"/>
              <w:right w:val="nil"/>
            </w:tcBorders>
            <w:shd w:val="clear" w:color="auto" w:fill="auto"/>
            <w:noWrap/>
            <w:vAlign w:val="bottom"/>
            <w:hideMark/>
          </w:tcPr>
          <w:p w14:paraId="4CB8885C" w14:textId="77777777" w:rsidR="000C2638" w:rsidRPr="000C2638" w:rsidRDefault="000C2638" w:rsidP="000C2638">
            <w:pPr>
              <w:jc w:val="center"/>
              <w:rPr>
                <w:color w:val="000000"/>
              </w:rPr>
            </w:pPr>
            <w:r w:rsidRPr="000C2638">
              <w:rPr>
                <w:color w:val="000000"/>
              </w:rPr>
              <w:t>&lt;0.0001</w:t>
            </w:r>
          </w:p>
        </w:tc>
        <w:tc>
          <w:tcPr>
            <w:tcW w:w="1431" w:type="dxa"/>
            <w:tcBorders>
              <w:top w:val="nil"/>
              <w:left w:val="nil"/>
              <w:bottom w:val="single" w:sz="8" w:space="0" w:color="auto"/>
              <w:right w:val="nil"/>
            </w:tcBorders>
            <w:shd w:val="clear" w:color="auto" w:fill="auto"/>
            <w:noWrap/>
            <w:vAlign w:val="bottom"/>
            <w:hideMark/>
          </w:tcPr>
          <w:p w14:paraId="5E541EBE" w14:textId="77777777" w:rsidR="000C2638" w:rsidRPr="000C2638" w:rsidRDefault="000C2638" w:rsidP="000C2638">
            <w:pPr>
              <w:jc w:val="center"/>
              <w:rPr>
                <w:color w:val="000000"/>
              </w:rPr>
            </w:pPr>
            <w:r w:rsidRPr="000C2638">
              <w:rPr>
                <w:color w:val="000000"/>
              </w:rPr>
              <w:t>0.0005</w:t>
            </w:r>
          </w:p>
        </w:tc>
        <w:tc>
          <w:tcPr>
            <w:tcW w:w="1431" w:type="dxa"/>
            <w:tcBorders>
              <w:top w:val="nil"/>
              <w:left w:val="nil"/>
              <w:bottom w:val="single" w:sz="8" w:space="0" w:color="auto"/>
              <w:right w:val="nil"/>
            </w:tcBorders>
            <w:shd w:val="clear" w:color="auto" w:fill="auto"/>
            <w:noWrap/>
            <w:vAlign w:val="bottom"/>
            <w:hideMark/>
          </w:tcPr>
          <w:p w14:paraId="5C2C3963" w14:textId="77777777" w:rsidR="000C2638" w:rsidRPr="000C2638" w:rsidRDefault="000C2638" w:rsidP="000C2638">
            <w:pPr>
              <w:jc w:val="center"/>
              <w:rPr>
                <w:color w:val="000000"/>
              </w:rPr>
            </w:pPr>
            <w:r w:rsidRPr="000C2638">
              <w:rPr>
                <w:color w:val="000000"/>
              </w:rPr>
              <w:t>0.082</w:t>
            </w:r>
          </w:p>
        </w:tc>
      </w:tr>
    </w:tbl>
    <w:p w14:paraId="751704F7" w14:textId="6FDD1102" w:rsidR="007320E1" w:rsidRPr="0032563E" w:rsidRDefault="00017753" w:rsidP="00E5070A">
      <w:r>
        <w:br w:type="textWrapping" w:clear="all"/>
      </w:r>
    </w:p>
    <w:p w14:paraId="41B5D0F0" w14:textId="4A267BFB" w:rsidR="002B4FF8" w:rsidRPr="0032563E" w:rsidRDefault="002B4FF8" w:rsidP="00E5070A">
      <w:r w:rsidRPr="0032563E">
        <w:t xml:space="preserve">Table 1: </w:t>
      </w:r>
      <w:r w:rsidR="000C2638">
        <w:t xml:space="preserve">Normalized </w:t>
      </w:r>
      <w:r w:rsidR="000C2638" w:rsidRPr="0032563E">
        <w:t xml:space="preserve">T1 </w:t>
      </w:r>
      <w:r w:rsidR="000C2638">
        <w:t xml:space="preserve">SI </w:t>
      </w:r>
      <w:r w:rsidR="000C2638" w:rsidRPr="0032563E">
        <w:t xml:space="preserve">ratio of globus pallidus and putamen over the </w:t>
      </w:r>
      <w:r w:rsidR="000C2638">
        <w:t xml:space="preserve">cerebral cortex, cerebral white matter, and </w:t>
      </w:r>
      <w:r w:rsidR="000C2638" w:rsidRPr="0032563E">
        <w:t>brain stem</w:t>
      </w:r>
      <w:r w:rsidR="000C2638">
        <w:t xml:space="preserve"> and non-normalized </w:t>
      </w:r>
      <w:r w:rsidRPr="0032563E">
        <w:t xml:space="preserve">T1 </w:t>
      </w:r>
      <w:r w:rsidR="000C2638">
        <w:t>SI</w:t>
      </w:r>
      <w:r w:rsidRPr="0032563E">
        <w:t xml:space="preserve"> values of </w:t>
      </w:r>
      <w:r w:rsidR="000C2638">
        <w:t>those</w:t>
      </w:r>
      <w:r w:rsidR="000C2638" w:rsidRPr="0032563E">
        <w:t xml:space="preserve"> </w:t>
      </w:r>
      <w:r w:rsidRPr="0032563E">
        <w:t>brain regions (putamen, globus pallidus</w:t>
      </w:r>
      <w:r w:rsidR="000C2638">
        <w:t xml:space="preserve">, </w:t>
      </w:r>
      <w:r w:rsidR="000C2638" w:rsidRPr="0032563E">
        <w:t>cerebral cortex,</w:t>
      </w:r>
      <w:r w:rsidR="000C2638">
        <w:t xml:space="preserve"> </w:t>
      </w:r>
      <w:r w:rsidR="000C2638" w:rsidRPr="0032563E">
        <w:t xml:space="preserve">cerebral WM, </w:t>
      </w:r>
      <w:r w:rsidR="000C2638">
        <w:t xml:space="preserve">and </w:t>
      </w:r>
      <w:r w:rsidR="000C2638" w:rsidRPr="0032563E">
        <w:t>brainstem</w:t>
      </w:r>
      <w:r w:rsidRPr="0032563E">
        <w:t>) show differences among control, NASH and NASH</w:t>
      </w:r>
      <w:r w:rsidR="00701B90" w:rsidRPr="0032563E">
        <w:t>+</w:t>
      </w:r>
      <w:r w:rsidRPr="0032563E">
        <w:t>HE.</w:t>
      </w:r>
    </w:p>
    <w:p w14:paraId="43DBE22A" w14:textId="3FA6A8E8" w:rsidR="00701B90" w:rsidRPr="0032563E" w:rsidRDefault="00701B90" w:rsidP="00E5070A">
      <w:pPr>
        <w:sectPr w:rsidR="00701B90" w:rsidRPr="0032563E" w:rsidSect="007320E1">
          <w:pgSz w:w="15840" w:h="12240" w:orient="landscape"/>
          <w:pgMar w:top="720" w:right="720" w:bottom="720" w:left="720" w:header="720" w:footer="720" w:gutter="0"/>
          <w:cols w:space="720"/>
          <w:docGrid w:linePitch="360"/>
        </w:sectPr>
      </w:pPr>
    </w:p>
    <w:p w14:paraId="4F8B9B47" w14:textId="04E471CE" w:rsidR="0032563E" w:rsidRDefault="00A40D70" w:rsidP="00E5070A">
      <w:r>
        <w:rPr>
          <w:noProof/>
        </w:rPr>
        <w:lastRenderedPageBreak/>
        <w:drawing>
          <wp:inline distT="0" distB="0" distL="0" distR="0" wp14:anchorId="76C9A3DB" wp14:editId="47DFBCC7">
            <wp:extent cx="9144000" cy="4456430"/>
            <wp:effectExtent l="0" t="0" r="0" b="127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Ratio_graph_small.tif"/>
                    <pic:cNvPicPr/>
                  </pic:nvPicPr>
                  <pic:blipFill>
                    <a:blip r:embed="rId11" cstate="email">
                      <a:extLst>
                        <a:ext uri="{28A0092B-C50C-407E-A947-70E740481C1C}">
                          <a14:useLocalDpi xmlns:a14="http://schemas.microsoft.com/office/drawing/2010/main"/>
                        </a:ext>
                      </a:extLst>
                    </a:blip>
                    <a:stretch>
                      <a:fillRect/>
                    </a:stretch>
                  </pic:blipFill>
                  <pic:spPr>
                    <a:xfrm>
                      <a:off x="0" y="0"/>
                      <a:ext cx="9144000" cy="4456430"/>
                    </a:xfrm>
                    <a:prstGeom prst="rect">
                      <a:avLst/>
                    </a:prstGeom>
                  </pic:spPr>
                </pic:pic>
              </a:graphicData>
            </a:graphic>
          </wp:inline>
        </w:drawing>
      </w:r>
    </w:p>
    <w:p w14:paraId="7E657188" w14:textId="77777777" w:rsidR="0032563E" w:rsidRDefault="0032563E" w:rsidP="00E5070A"/>
    <w:p w14:paraId="6974528D" w14:textId="433100BD" w:rsidR="004D6C37" w:rsidRPr="0032563E" w:rsidRDefault="00D67954" w:rsidP="00E5070A">
      <w:pPr>
        <w:sectPr w:rsidR="004D6C37" w:rsidRPr="0032563E" w:rsidSect="006511A4">
          <w:pgSz w:w="15840" w:h="12240" w:orient="landscape"/>
          <w:pgMar w:top="720" w:right="720" w:bottom="720" w:left="720" w:header="720" w:footer="720" w:gutter="0"/>
          <w:cols w:space="720"/>
          <w:docGrid w:linePitch="360"/>
        </w:sectPr>
      </w:pPr>
      <w:r w:rsidRPr="0032563E">
        <w:t xml:space="preserve">Figure </w:t>
      </w:r>
      <w:r w:rsidR="0032563E">
        <w:t>2</w:t>
      </w:r>
      <w:r w:rsidRPr="0032563E">
        <w:t xml:space="preserve">: </w:t>
      </w:r>
      <w:r w:rsidR="000C2638">
        <w:t xml:space="preserve">Normalized </w:t>
      </w:r>
      <w:r w:rsidRPr="0032563E">
        <w:t xml:space="preserve">T1 </w:t>
      </w:r>
      <w:r w:rsidR="000C2638">
        <w:t>SI</w:t>
      </w:r>
      <w:r w:rsidRPr="0032563E">
        <w:t xml:space="preserve"> </w:t>
      </w:r>
      <w:r w:rsidR="000C2638">
        <w:t>of</w:t>
      </w:r>
      <w:r w:rsidRPr="0032563E">
        <w:t xml:space="preserve"> globus pallidus </w:t>
      </w:r>
      <w:r w:rsidR="000C2638">
        <w:t xml:space="preserve">and putamen </w:t>
      </w:r>
      <w:r w:rsidRPr="0032563E">
        <w:t xml:space="preserve">with respect to </w:t>
      </w:r>
      <w:r w:rsidR="000C2638">
        <w:t xml:space="preserve">cerebral cortex, cerebral white matter and </w:t>
      </w:r>
      <w:r w:rsidRPr="0032563E">
        <w:t>brainstem</w:t>
      </w:r>
      <w:r w:rsidR="0037276A">
        <w:t xml:space="preserve"> after adjusted for false discover rate</w:t>
      </w:r>
      <w:r w:rsidR="000C2638">
        <w:t>.</w:t>
      </w:r>
    </w:p>
    <w:p w14:paraId="4E17226B" w14:textId="49F62A8D" w:rsidR="00D67954" w:rsidRPr="0032563E" w:rsidRDefault="00A40D70" w:rsidP="00D67954">
      <w:r>
        <w:rPr>
          <w:noProof/>
        </w:rPr>
        <w:lastRenderedPageBreak/>
        <w:drawing>
          <wp:inline distT="0" distB="0" distL="0" distR="0" wp14:anchorId="0B4E5394" wp14:editId="52950E7A">
            <wp:extent cx="9144000" cy="4433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_graph_small.tif"/>
                    <pic:cNvPicPr/>
                  </pic:nvPicPr>
                  <pic:blipFill>
                    <a:blip r:embed="rId12" cstate="email">
                      <a:extLst>
                        <a:ext uri="{28A0092B-C50C-407E-A947-70E740481C1C}">
                          <a14:useLocalDpi xmlns:a14="http://schemas.microsoft.com/office/drawing/2010/main"/>
                        </a:ext>
                      </a:extLst>
                    </a:blip>
                    <a:stretch>
                      <a:fillRect/>
                    </a:stretch>
                  </pic:blipFill>
                  <pic:spPr>
                    <a:xfrm>
                      <a:off x="0" y="0"/>
                      <a:ext cx="9144000" cy="4433570"/>
                    </a:xfrm>
                    <a:prstGeom prst="rect">
                      <a:avLst/>
                    </a:prstGeom>
                  </pic:spPr>
                </pic:pic>
              </a:graphicData>
            </a:graphic>
          </wp:inline>
        </w:drawing>
      </w:r>
    </w:p>
    <w:p w14:paraId="68904A6B" w14:textId="77777777" w:rsidR="00D67954" w:rsidRPr="0032563E" w:rsidRDefault="00D67954" w:rsidP="00D67954"/>
    <w:p w14:paraId="1EF16A31" w14:textId="2CC66403" w:rsidR="00713F2A" w:rsidRPr="0032563E" w:rsidRDefault="00D67954" w:rsidP="00D67954">
      <w:r w:rsidRPr="0032563E">
        <w:t xml:space="preserve">Figure </w:t>
      </w:r>
      <w:r w:rsidR="0032563E">
        <w:t>3</w:t>
      </w:r>
      <w:r w:rsidRPr="0032563E">
        <w:t xml:space="preserve">: </w:t>
      </w:r>
      <w:r w:rsidR="00A40D70">
        <w:t>Signal intensity without normalization from five regions of interest: putamen (A), globus pallidus (B), cerebral cortex (C</w:t>
      </w:r>
      <w:r w:rsidR="000C2638">
        <w:t>), cerebral</w:t>
      </w:r>
      <w:r w:rsidR="00A40D70">
        <w:t xml:space="preserve"> white matter (D), and brainstem (E)</w:t>
      </w:r>
      <w:r w:rsidR="0037276A">
        <w:t xml:space="preserve"> after adjusted for false discover rate</w:t>
      </w:r>
      <w:r w:rsidR="00A40D70">
        <w:t xml:space="preserve">. </w:t>
      </w:r>
    </w:p>
    <w:p w14:paraId="1E50F667" w14:textId="77777777" w:rsidR="00DA0A17" w:rsidRPr="0032563E" w:rsidRDefault="00DA0A17" w:rsidP="00E5070A"/>
    <w:p w14:paraId="55B5C627" w14:textId="230983D1" w:rsidR="005E2131" w:rsidRPr="0032563E" w:rsidRDefault="005E2131">
      <w:r w:rsidRPr="0032563E">
        <w:br w:type="page"/>
      </w:r>
    </w:p>
    <w:p w14:paraId="788CDD19" w14:textId="77777777" w:rsidR="00D67954" w:rsidRPr="0032563E" w:rsidRDefault="00D67954" w:rsidP="00E5070A">
      <w:pPr>
        <w:sectPr w:rsidR="00D67954" w:rsidRPr="0032563E" w:rsidSect="00701B90">
          <w:pgSz w:w="15840" w:h="12240" w:orient="landscape"/>
          <w:pgMar w:top="720" w:right="720" w:bottom="720" w:left="720" w:header="720" w:footer="720" w:gutter="0"/>
          <w:cols w:space="720"/>
          <w:docGrid w:linePitch="360"/>
        </w:sectPr>
      </w:pPr>
    </w:p>
    <w:tbl>
      <w:tblPr>
        <w:tblW w:w="8010" w:type="dxa"/>
        <w:jc w:val="center"/>
        <w:tblLayout w:type="fixed"/>
        <w:tblLook w:val="04A0" w:firstRow="1" w:lastRow="0" w:firstColumn="1" w:lastColumn="0" w:noHBand="0" w:noVBand="1"/>
      </w:tblPr>
      <w:tblGrid>
        <w:gridCol w:w="2713"/>
        <w:gridCol w:w="527"/>
        <w:gridCol w:w="1260"/>
        <w:gridCol w:w="1080"/>
        <w:gridCol w:w="2430"/>
      </w:tblGrid>
      <w:tr w:rsidR="0037276A" w:rsidRPr="003D5A61" w14:paraId="5ED4EE27"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6F84A269" w14:textId="77777777" w:rsidR="000C2638" w:rsidRPr="003D5A61" w:rsidRDefault="000C2638" w:rsidP="000C2638"/>
        </w:tc>
        <w:tc>
          <w:tcPr>
            <w:tcW w:w="2867" w:type="dxa"/>
            <w:gridSpan w:val="3"/>
            <w:tcBorders>
              <w:top w:val="nil"/>
              <w:left w:val="nil"/>
              <w:bottom w:val="nil"/>
              <w:right w:val="nil"/>
            </w:tcBorders>
            <w:shd w:val="clear" w:color="auto" w:fill="auto"/>
            <w:noWrap/>
            <w:vAlign w:val="bottom"/>
            <w:hideMark/>
          </w:tcPr>
          <w:p w14:paraId="4E577E98" w14:textId="09036FC1" w:rsidR="000C2638" w:rsidRPr="003D5A61" w:rsidRDefault="000C2638" w:rsidP="003D5A61">
            <w:pPr>
              <w:jc w:val="center"/>
              <w:rPr>
                <w:color w:val="000000"/>
              </w:rPr>
            </w:pPr>
            <w:r w:rsidRPr="003D5A61">
              <w:rPr>
                <w:color w:val="000000"/>
              </w:rPr>
              <w:t>[Ins]</w:t>
            </w:r>
            <w:r w:rsidRPr="003D5A61">
              <w:rPr>
                <w:color w:val="000000"/>
                <w:vertAlign w:val="superscript"/>
              </w:rPr>
              <w:t>a</w:t>
            </w:r>
          </w:p>
        </w:tc>
        <w:tc>
          <w:tcPr>
            <w:tcW w:w="2430" w:type="dxa"/>
            <w:tcBorders>
              <w:top w:val="nil"/>
              <w:left w:val="nil"/>
              <w:bottom w:val="nil"/>
              <w:right w:val="nil"/>
            </w:tcBorders>
            <w:shd w:val="clear" w:color="auto" w:fill="auto"/>
            <w:vAlign w:val="bottom"/>
            <w:hideMark/>
          </w:tcPr>
          <w:p w14:paraId="0DA06F27" w14:textId="63E2E254" w:rsidR="000C2638" w:rsidRPr="003D5A61" w:rsidRDefault="000C2638" w:rsidP="003D5A61">
            <w:pPr>
              <w:jc w:val="center"/>
              <w:rPr>
                <w:color w:val="000000"/>
              </w:rPr>
            </w:pPr>
            <w:r w:rsidRPr="003D5A61">
              <w:rPr>
                <w:color w:val="000000"/>
              </w:rPr>
              <w:t xml:space="preserve">NASH vs </w:t>
            </w:r>
            <w:proofErr w:type="spellStart"/>
            <w:r w:rsidRPr="003D5A61">
              <w:rPr>
                <w:color w:val="000000"/>
              </w:rPr>
              <w:t>NASH+HE</w:t>
            </w:r>
            <w:r w:rsidRPr="003D5A61">
              <w:rPr>
                <w:color w:val="000000"/>
                <w:vertAlign w:val="superscript"/>
              </w:rPr>
              <w:t>b</w:t>
            </w:r>
            <w:proofErr w:type="spellEnd"/>
          </w:p>
        </w:tc>
      </w:tr>
      <w:tr w:rsidR="0037276A" w:rsidRPr="003D5A61" w14:paraId="7F49A038" w14:textId="77777777" w:rsidTr="0037276A">
        <w:trPr>
          <w:trHeight w:val="268"/>
          <w:jc w:val="center"/>
        </w:trPr>
        <w:tc>
          <w:tcPr>
            <w:tcW w:w="2713" w:type="dxa"/>
            <w:tcBorders>
              <w:top w:val="nil"/>
              <w:left w:val="nil"/>
              <w:bottom w:val="single" w:sz="8" w:space="0" w:color="auto"/>
              <w:right w:val="nil"/>
            </w:tcBorders>
            <w:shd w:val="clear" w:color="auto" w:fill="auto"/>
            <w:noWrap/>
            <w:vAlign w:val="bottom"/>
            <w:hideMark/>
          </w:tcPr>
          <w:p w14:paraId="29C136D8" w14:textId="77777777" w:rsidR="000C2638" w:rsidRPr="003D5A61" w:rsidRDefault="000C2638" w:rsidP="000C2638">
            <w:pPr>
              <w:rPr>
                <w:color w:val="000000"/>
              </w:rPr>
            </w:pPr>
            <w:r w:rsidRPr="003D5A61">
              <w:rPr>
                <w:color w:val="000000"/>
              </w:rPr>
              <w:t> </w:t>
            </w:r>
          </w:p>
        </w:tc>
        <w:tc>
          <w:tcPr>
            <w:tcW w:w="527" w:type="dxa"/>
            <w:tcBorders>
              <w:top w:val="nil"/>
              <w:left w:val="nil"/>
              <w:bottom w:val="single" w:sz="8" w:space="0" w:color="auto"/>
              <w:right w:val="nil"/>
            </w:tcBorders>
            <w:shd w:val="clear" w:color="auto" w:fill="auto"/>
            <w:noWrap/>
            <w:vAlign w:val="bottom"/>
            <w:hideMark/>
          </w:tcPr>
          <w:p w14:paraId="7461CCCA" w14:textId="77777777" w:rsidR="000C2638" w:rsidRPr="003D5A61" w:rsidRDefault="000C2638" w:rsidP="003D5A61">
            <w:pPr>
              <w:jc w:val="center"/>
              <w:rPr>
                <w:color w:val="000000"/>
              </w:rPr>
            </w:pPr>
            <w:r w:rsidRPr="003D5A61">
              <w:rPr>
                <w:color w:val="000000"/>
              </w:rPr>
              <w:t>r</w:t>
            </w:r>
            <w:r w:rsidRPr="003D5A61">
              <w:rPr>
                <w:color w:val="000000"/>
                <w:vertAlign w:val="superscript"/>
              </w:rPr>
              <w:t>2</w:t>
            </w:r>
          </w:p>
        </w:tc>
        <w:tc>
          <w:tcPr>
            <w:tcW w:w="1260" w:type="dxa"/>
            <w:tcBorders>
              <w:top w:val="nil"/>
              <w:left w:val="nil"/>
              <w:bottom w:val="single" w:sz="8" w:space="0" w:color="auto"/>
              <w:right w:val="nil"/>
            </w:tcBorders>
            <w:shd w:val="clear" w:color="auto" w:fill="auto"/>
            <w:noWrap/>
            <w:vAlign w:val="bottom"/>
            <w:hideMark/>
          </w:tcPr>
          <w:p w14:paraId="66FA56CB" w14:textId="77777777" w:rsidR="000C2638" w:rsidRPr="003D5A61" w:rsidRDefault="000C2638" w:rsidP="003D5A61">
            <w:pPr>
              <w:jc w:val="center"/>
              <w:rPr>
                <w:color w:val="000000"/>
              </w:rPr>
            </w:pPr>
            <w:proofErr w:type="spellStart"/>
            <w:r w:rsidRPr="003D5A61">
              <w:rPr>
                <w:color w:val="000000"/>
              </w:rPr>
              <w:t>pe±se</w:t>
            </w:r>
            <w:proofErr w:type="spellEnd"/>
          </w:p>
        </w:tc>
        <w:tc>
          <w:tcPr>
            <w:tcW w:w="1080" w:type="dxa"/>
            <w:tcBorders>
              <w:top w:val="nil"/>
              <w:left w:val="nil"/>
              <w:bottom w:val="single" w:sz="8" w:space="0" w:color="auto"/>
              <w:right w:val="nil"/>
            </w:tcBorders>
            <w:shd w:val="clear" w:color="auto" w:fill="auto"/>
            <w:noWrap/>
            <w:vAlign w:val="bottom"/>
            <w:hideMark/>
          </w:tcPr>
          <w:p w14:paraId="2CE09BDD" w14:textId="77777777" w:rsidR="000C2638" w:rsidRPr="003D5A61" w:rsidRDefault="000C2638" w:rsidP="003D5A61">
            <w:pPr>
              <w:jc w:val="center"/>
              <w:rPr>
                <w:color w:val="000000"/>
              </w:rPr>
            </w:pPr>
            <w:r w:rsidRPr="003D5A61">
              <w:rPr>
                <w:color w:val="000000"/>
              </w:rPr>
              <w:t>p-value</w:t>
            </w:r>
          </w:p>
        </w:tc>
        <w:tc>
          <w:tcPr>
            <w:tcW w:w="2430" w:type="dxa"/>
            <w:tcBorders>
              <w:top w:val="nil"/>
              <w:left w:val="nil"/>
              <w:bottom w:val="single" w:sz="8" w:space="0" w:color="auto"/>
              <w:right w:val="nil"/>
            </w:tcBorders>
            <w:shd w:val="clear" w:color="auto" w:fill="auto"/>
            <w:noWrap/>
            <w:vAlign w:val="bottom"/>
            <w:hideMark/>
          </w:tcPr>
          <w:p w14:paraId="3FC83943" w14:textId="77777777" w:rsidR="000C2638" w:rsidRPr="003D5A61" w:rsidRDefault="000C2638" w:rsidP="003D5A61">
            <w:pPr>
              <w:jc w:val="center"/>
              <w:rPr>
                <w:color w:val="000000"/>
              </w:rPr>
            </w:pPr>
            <w:r w:rsidRPr="003D5A61">
              <w:rPr>
                <w:color w:val="000000"/>
              </w:rPr>
              <w:t>ANOVA</w:t>
            </w:r>
          </w:p>
        </w:tc>
      </w:tr>
      <w:tr w:rsidR="0037276A" w:rsidRPr="003D5A61" w14:paraId="31F9DD34" w14:textId="77777777" w:rsidTr="0037276A">
        <w:trPr>
          <w:trHeight w:val="252"/>
          <w:jc w:val="center"/>
        </w:trPr>
        <w:tc>
          <w:tcPr>
            <w:tcW w:w="2713" w:type="dxa"/>
            <w:tcBorders>
              <w:top w:val="nil"/>
              <w:left w:val="nil"/>
              <w:bottom w:val="nil"/>
              <w:right w:val="nil"/>
            </w:tcBorders>
            <w:shd w:val="clear" w:color="auto" w:fill="auto"/>
            <w:noWrap/>
            <w:vAlign w:val="bottom"/>
          </w:tcPr>
          <w:p w14:paraId="1CA606C3" w14:textId="317E38DE" w:rsidR="0037276A" w:rsidRPr="003D5A61" w:rsidRDefault="0037276A" w:rsidP="003D5A61">
            <w:pPr>
              <w:rPr>
                <w:color w:val="000000"/>
              </w:rPr>
            </w:pPr>
            <w:r>
              <w:rPr>
                <w:color w:val="000000"/>
              </w:rPr>
              <w:t>Non-normalized T1 SI</w:t>
            </w:r>
          </w:p>
        </w:tc>
        <w:tc>
          <w:tcPr>
            <w:tcW w:w="527" w:type="dxa"/>
            <w:tcBorders>
              <w:top w:val="nil"/>
              <w:left w:val="nil"/>
              <w:bottom w:val="nil"/>
              <w:right w:val="nil"/>
            </w:tcBorders>
            <w:shd w:val="clear" w:color="auto" w:fill="auto"/>
            <w:noWrap/>
            <w:vAlign w:val="bottom"/>
          </w:tcPr>
          <w:p w14:paraId="285E366A" w14:textId="77777777" w:rsidR="0037276A" w:rsidRPr="003D5A61" w:rsidRDefault="0037276A" w:rsidP="003D5A61">
            <w:pPr>
              <w:jc w:val="center"/>
              <w:rPr>
                <w:color w:val="000000"/>
              </w:rPr>
            </w:pPr>
          </w:p>
        </w:tc>
        <w:tc>
          <w:tcPr>
            <w:tcW w:w="1260" w:type="dxa"/>
            <w:tcBorders>
              <w:top w:val="nil"/>
              <w:left w:val="nil"/>
              <w:bottom w:val="nil"/>
              <w:right w:val="nil"/>
            </w:tcBorders>
            <w:shd w:val="clear" w:color="auto" w:fill="auto"/>
            <w:noWrap/>
            <w:vAlign w:val="bottom"/>
          </w:tcPr>
          <w:p w14:paraId="415A569A" w14:textId="77777777" w:rsidR="0037276A" w:rsidRPr="003D5A61" w:rsidRDefault="0037276A" w:rsidP="003D5A61">
            <w:pPr>
              <w:jc w:val="center"/>
              <w:rPr>
                <w:color w:val="000000"/>
              </w:rPr>
            </w:pPr>
          </w:p>
        </w:tc>
        <w:tc>
          <w:tcPr>
            <w:tcW w:w="1080" w:type="dxa"/>
            <w:tcBorders>
              <w:top w:val="nil"/>
              <w:left w:val="nil"/>
              <w:bottom w:val="nil"/>
              <w:right w:val="nil"/>
            </w:tcBorders>
            <w:shd w:val="clear" w:color="auto" w:fill="auto"/>
            <w:noWrap/>
            <w:vAlign w:val="bottom"/>
          </w:tcPr>
          <w:p w14:paraId="41B92078" w14:textId="77777777" w:rsidR="0037276A" w:rsidRPr="003D5A61" w:rsidRDefault="0037276A" w:rsidP="003D5A61">
            <w:pPr>
              <w:jc w:val="center"/>
              <w:rPr>
                <w:color w:val="000000"/>
              </w:rPr>
            </w:pPr>
          </w:p>
        </w:tc>
        <w:tc>
          <w:tcPr>
            <w:tcW w:w="2430" w:type="dxa"/>
            <w:tcBorders>
              <w:top w:val="nil"/>
              <w:left w:val="nil"/>
              <w:bottom w:val="nil"/>
              <w:right w:val="nil"/>
            </w:tcBorders>
            <w:shd w:val="clear" w:color="auto" w:fill="auto"/>
            <w:noWrap/>
            <w:vAlign w:val="bottom"/>
          </w:tcPr>
          <w:p w14:paraId="761F8337" w14:textId="77777777" w:rsidR="0037276A" w:rsidRPr="003D5A61" w:rsidRDefault="0037276A" w:rsidP="003D5A61">
            <w:pPr>
              <w:jc w:val="center"/>
              <w:rPr>
                <w:color w:val="000000"/>
              </w:rPr>
            </w:pPr>
          </w:p>
        </w:tc>
      </w:tr>
      <w:tr w:rsidR="0037276A" w:rsidRPr="003D5A61" w14:paraId="54FFCC20"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46947F3A" w14:textId="77777777" w:rsidR="000C2638" w:rsidRPr="003D5A61" w:rsidRDefault="000C2638" w:rsidP="000C2638">
            <w:pPr>
              <w:jc w:val="right"/>
              <w:rPr>
                <w:color w:val="000000"/>
              </w:rPr>
            </w:pPr>
            <w:r w:rsidRPr="003D5A61">
              <w:rPr>
                <w:color w:val="000000"/>
              </w:rPr>
              <w:t>Putamen</w:t>
            </w:r>
          </w:p>
        </w:tc>
        <w:tc>
          <w:tcPr>
            <w:tcW w:w="527" w:type="dxa"/>
            <w:tcBorders>
              <w:top w:val="nil"/>
              <w:left w:val="nil"/>
              <w:bottom w:val="nil"/>
              <w:right w:val="nil"/>
            </w:tcBorders>
            <w:shd w:val="clear" w:color="auto" w:fill="auto"/>
            <w:noWrap/>
            <w:vAlign w:val="bottom"/>
            <w:hideMark/>
          </w:tcPr>
          <w:p w14:paraId="49E1A9B7" w14:textId="77777777" w:rsidR="000C2638" w:rsidRPr="003D5A61" w:rsidRDefault="000C2638" w:rsidP="003D5A61">
            <w:pPr>
              <w:jc w:val="center"/>
              <w:rPr>
                <w:color w:val="000000"/>
              </w:rPr>
            </w:pPr>
            <w:r w:rsidRPr="003D5A61">
              <w:rPr>
                <w:color w:val="000000"/>
              </w:rPr>
              <w:t>0.4</w:t>
            </w:r>
          </w:p>
        </w:tc>
        <w:tc>
          <w:tcPr>
            <w:tcW w:w="1260" w:type="dxa"/>
            <w:tcBorders>
              <w:top w:val="nil"/>
              <w:left w:val="nil"/>
              <w:bottom w:val="nil"/>
              <w:right w:val="nil"/>
            </w:tcBorders>
            <w:shd w:val="clear" w:color="auto" w:fill="auto"/>
            <w:noWrap/>
            <w:vAlign w:val="bottom"/>
            <w:hideMark/>
          </w:tcPr>
          <w:p w14:paraId="71389C8E" w14:textId="77777777" w:rsidR="000C2638" w:rsidRPr="003D5A61" w:rsidRDefault="000C2638" w:rsidP="003D5A61">
            <w:pPr>
              <w:jc w:val="center"/>
              <w:rPr>
                <w:color w:val="000000"/>
              </w:rPr>
            </w:pPr>
            <w:r w:rsidRPr="003D5A61">
              <w:rPr>
                <w:color w:val="000000"/>
              </w:rPr>
              <w:t>51.6±12.7</w:t>
            </w:r>
          </w:p>
        </w:tc>
        <w:tc>
          <w:tcPr>
            <w:tcW w:w="1080" w:type="dxa"/>
            <w:tcBorders>
              <w:top w:val="nil"/>
              <w:left w:val="nil"/>
              <w:bottom w:val="nil"/>
              <w:right w:val="nil"/>
            </w:tcBorders>
            <w:shd w:val="clear" w:color="auto" w:fill="auto"/>
            <w:noWrap/>
            <w:vAlign w:val="bottom"/>
            <w:hideMark/>
          </w:tcPr>
          <w:p w14:paraId="23DAF3F1" w14:textId="77777777" w:rsidR="000C2638" w:rsidRPr="003D5A61" w:rsidRDefault="000C2638" w:rsidP="003D5A61">
            <w:pPr>
              <w:jc w:val="center"/>
              <w:rPr>
                <w:color w:val="000000"/>
              </w:rPr>
            </w:pPr>
            <w:r w:rsidRPr="003D5A61">
              <w:rPr>
                <w:color w:val="000000"/>
              </w:rPr>
              <w:t>0.0005</w:t>
            </w:r>
          </w:p>
        </w:tc>
        <w:tc>
          <w:tcPr>
            <w:tcW w:w="2430" w:type="dxa"/>
            <w:tcBorders>
              <w:top w:val="nil"/>
              <w:left w:val="nil"/>
              <w:bottom w:val="nil"/>
              <w:right w:val="nil"/>
            </w:tcBorders>
            <w:shd w:val="clear" w:color="auto" w:fill="auto"/>
            <w:noWrap/>
            <w:vAlign w:val="bottom"/>
            <w:hideMark/>
          </w:tcPr>
          <w:p w14:paraId="21CD1DE0" w14:textId="309AB50F" w:rsidR="000C2638" w:rsidRPr="003D5A61" w:rsidRDefault="00FD2D4D" w:rsidP="003D5A61">
            <w:pPr>
              <w:jc w:val="center"/>
              <w:rPr>
                <w:color w:val="000000"/>
              </w:rPr>
            </w:pPr>
            <w:r>
              <w:rPr>
                <w:color w:val="000000"/>
              </w:rPr>
              <w:t>0.99</w:t>
            </w:r>
          </w:p>
        </w:tc>
      </w:tr>
      <w:tr w:rsidR="0037276A" w:rsidRPr="003D5A61" w14:paraId="72125F34"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7446D8D7" w14:textId="77777777" w:rsidR="000C2638" w:rsidRPr="003D5A61" w:rsidRDefault="000C2638" w:rsidP="000C2638">
            <w:pPr>
              <w:jc w:val="right"/>
              <w:rPr>
                <w:color w:val="000000"/>
              </w:rPr>
            </w:pPr>
            <w:r w:rsidRPr="003D5A61">
              <w:rPr>
                <w:color w:val="000000"/>
              </w:rPr>
              <w:t>Globus Pallidus</w:t>
            </w:r>
          </w:p>
        </w:tc>
        <w:tc>
          <w:tcPr>
            <w:tcW w:w="527" w:type="dxa"/>
            <w:tcBorders>
              <w:top w:val="nil"/>
              <w:left w:val="nil"/>
              <w:bottom w:val="nil"/>
              <w:right w:val="nil"/>
            </w:tcBorders>
            <w:shd w:val="clear" w:color="auto" w:fill="auto"/>
            <w:noWrap/>
            <w:vAlign w:val="bottom"/>
            <w:hideMark/>
          </w:tcPr>
          <w:p w14:paraId="5CF99B8D" w14:textId="77777777" w:rsidR="000C2638" w:rsidRPr="003D5A61" w:rsidRDefault="000C2638" w:rsidP="003D5A61">
            <w:pPr>
              <w:jc w:val="center"/>
              <w:rPr>
                <w:color w:val="000000"/>
              </w:rPr>
            </w:pPr>
            <w:r w:rsidRPr="003D5A61">
              <w:rPr>
                <w:color w:val="000000"/>
              </w:rPr>
              <w:t>0.4</w:t>
            </w:r>
          </w:p>
        </w:tc>
        <w:tc>
          <w:tcPr>
            <w:tcW w:w="1260" w:type="dxa"/>
            <w:tcBorders>
              <w:top w:val="nil"/>
              <w:left w:val="nil"/>
              <w:bottom w:val="nil"/>
              <w:right w:val="nil"/>
            </w:tcBorders>
            <w:shd w:val="clear" w:color="auto" w:fill="auto"/>
            <w:noWrap/>
            <w:vAlign w:val="bottom"/>
            <w:hideMark/>
          </w:tcPr>
          <w:p w14:paraId="6ED15C57" w14:textId="77777777" w:rsidR="000C2638" w:rsidRPr="003D5A61" w:rsidRDefault="000C2638" w:rsidP="003D5A61">
            <w:pPr>
              <w:jc w:val="center"/>
              <w:rPr>
                <w:color w:val="000000"/>
              </w:rPr>
            </w:pPr>
            <w:r w:rsidRPr="003D5A61">
              <w:rPr>
                <w:color w:val="000000"/>
              </w:rPr>
              <w:t>61.8±16</w:t>
            </w:r>
          </w:p>
        </w:tc>
        <w:tc>
          <w:tcPr>
            <w:tcW w:w="1080" w:type="dxa"/>
            <w:tcBorders>
              <w:top w:val="nil"/>
              <w:left w:val="nil"/>
              <w:bottom w:val="nil"/>
              <w:right w:val="nil"/>
            </w:tcBorders>
            <w:shd w:val="clear" w:color="auto" w:fill="auto"/>
            <w:noWrap/>
            <w:vAlign w:val="bottom"/>
            <w:hideMark/>
          </w:tcPr>
          <w:p w14:paraId="70D079ED" w14:textId="77777777" w:rsidR="000C2638" w:rsidRPr="003D5A61" w:rsidRDefault="000C2638" w:rsidP="003D5A61">
            <w:pPr>
              <w:jc w:val="center"/>
              <w:rPr>
                <w:color w:val="000000"/>
              </w:rPr>
            </w:pPr>
            <w:r w:rsidRPr="003D5A61">
              <w:rPr>
                <w:color w:val="000000"/>
              </w:rPr>
              <w:t>0.001</w:t>
            </w:r>
          </w:p>
        </w:tc>
        <w:tc>
          <w:tcPr>
            <w:tcW w:w="2430" w:type="dxa"/>
            <w:tcBorders>
              <w:top w:val="nil"/>
              <w:left w:val="nil"/>
              <w:bottom w:val="nil"/>
              <w:right w:val="nil"/>
            </w:tcBorders>
            <w:shd w:val="clear" w:color="auto" w:fill="auto"/>
            <w:noWrap/>
            <w:vAlign w:val="bottom"/>
            <w:hideMark/>
          </w:tcPr>
          <w:p w14:paraId="08E270E9" w14:textId="3A20E06F" w:rsidR="000C2638" w:rsidRPr="003D5A61" w:rsidRDefault="000C2638" w:rsidP="003D5A61">
            <w:pPr>
              <w:jc w:val="center"/>
              <w:rPr>
                <w:color w:val="000000"/>
              </w:rPr>
            </w:pPr>
            <w:r w:rsidRPr="003D5A61">
              <w:rPr>
                <w:color w:val="000000"/>
              </w:rPr>
              <w:t>0.5</w:t>
            </w:r>
            <w:r w:rsidR="00FD2D4D">
              <w:rPr>
                <w:color w:val="000000"/>
              </w:rPr>
              <w:t>0</w:t>
            </w:r>
          </w:p>
        </w:tc>
      </w:tr>
      <w:tr w:rsidR="0037276A" w:rsidRPr="003D5A61" w14:paraId="24EDAB3B"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45DB2F72" w14:textId="77777777" w:rsidR="000C2638" w:rsidRPr="003D5A61" w:rsidRDefault="000C2638" w:rsidP="000C2638">
            <w:pPr>
              <w:jc w:val="right"/>
              <w:rPr>
                <w:color w:val="000000"/>
              </w:rPr>
            </w:pPr>
            <w:r w:rsidRPr="003D5A61">
              <w:rPr>
                <w:color w:val="000000"/>
              </w:rPr>
              <w:t>Cerebral Cortex</w:t>
            </w:r>
          </w:p>
        </w:tc>
        <w:tc>
          <w:tcPr>
            <w:tcW w:w="527" w:type="dxa"/>
            <w:tcBorders>
              <w:top w:val="nil"/>
              <w:left w:val="nil"/>
              <w:bottom w:val="nil"/>
              <w:right w:val="nil"/>
            </w:tcBorders>
            <w:shd w:val="clear" w:color="auto" w:fill="auto"/>
            <w:noWrap/>
            <w:vAlign w:val="bottom"/>
            <w:hideMark/>
          </w:tcPr>
          <w:p w14:paraId="04B81570" w14:textId="77777777" w:rsidR="000C2638" w:rsidRPr="003D5A61" w:rsidRDefault="000C2638" w:rsidP="003D5A61">
            <w:pPr>
              <w:jc w:val="center"/>
              <w:rPr>
                <w:color w:val="000000"/>
              </w:rPr>
            </w:pPr>
            <w:r w:rsidRPr="003D5A61">
              <w:rPr>
                <w:color w:val="000000"/>
              </w:rPr>
              <w:t>0.6</w:t>
            </w:r>
          </w:p>
        </w:tc>
        <w:tc>
          <w:tcPr>
            <w:tcW w:w="1260" w:type="dxa"/>
            <w:tcBorders>
              <w:top w:val="nil"/>
              <w:left w:val="nil"/>
              <w:bottom w:val="nil"/>
              <w:right w:val="nil"/>
            </w:tcBorders>
            <w:shd w:val="clear" w:color="auto" w:fill="auto"/>
            <w:noWrap/>
            <w:vAlign w:val="bottom"/>
            <w:hideMark/>
          </w:tcPr>
          <w:p w14:paraId="251B282E" w14:textId="77777777" w:rsidR="000C2638" w:rsidRPr="003D5A61" w:rsidRDefault="000C2638" w:rsidP="003D5A61">
            <w:pPr>
              <w:jc w:val="center"/>
              <w:rPr>
                <w:color w:val="000000"/>
              </w:rPr>
            </w:pPr>
            <w:r w:rsidRPr="003D5A61">
              <w:rPr>
                <w:color w:val="000000"/>
              </w:rPr>
              <w:t>48.7±10.1</w:t>
            </w:r>
          </w:p>
        </w:tc>
        <w:tc>
          <w:tcPr>
            <w:tcW w:w="1080" w:type="dxa"/>
            <w:tcBorders>
              <w:top w:val="nil"/>
              <w:left w:val="nil"/>
              <w:bottom w:val="nil"/>
              <w:right w:val="nil"/>
            </w:tcBorders>
            <w:shd w:val="clear" w:color="auto" w:fill="auto"/>
            <w:noWrap/>
            <w:vAlign w:val="bottom"/>
            <w:hideMark/>
          </w:tcPr>
          <w:p w14:paraId="1DE132EC" w14:textId="77777777" w:rsidR="000C2638" w:rsidRPr="003D5A61" w:rsidRDefault="000C2638" w:rsidP="003D5A61">
            <w:pPr>
              <w:jc w:val="center"/>
              <w:rPr>
                <w:color w:val="000000"/>
              </w:rPr>
            </w:pPr>
            <w:r w:rsidRPr="003D5A61">
              <w:rPr>
                <w:color w:val="000000"/>
              </w:rPr>
              <w:t>&lt;0.0001</w:t>
            </w:r>
          </w:p>
        </w:tc>
        <w:tc>
          <w:tcPr>
            <w:tcW w:w="2430" w:type="dxa"/>
            <w:tcBorders>
              <w:top w:val="nil"/>
              <w:left w:val="nil"/>
              <w:bottom w:val="nil"/>
              <w:right w:val="nil"/>
            </w:tcBorders>
            <w:shd w:val="clear" w:color="auto" w:fill="auto"/>
            <w:noWrap/>
            <w:vAlign w:val="bottom"/>
            <w:hideMark/>
          </w:tcPr>
          <w:p w14:paraId="636B42C7" w14:textId="2721D1D8" w:rsidR="000C2638" w:rsidRPr="003D5A61" w:rsidRDefault="00FD2D4D" w:rsidP="003D5A61">
            <w:pPr>
              <w:jc w:val="center"/>
              <w:rPr>
                <w:color w:val="000000"/>
              </w:rPr>
            </w:pPr>
            <w:r>
              <w:rPr>
                <w:color w:val="000000"/>
              </w:rPr>
              <w:t>0.99</w:t>
            </w:r>
          </w:p>
        </w:tc>
      </w:tr>
      <w:tr w:rsidR="0037276A" w:rsidRPr="003D5A61" w14:paraId="7730EC11"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4CCEAF3B" w14:textId="77777777" w:rsidR="000C2638" w:rsidRPr="003D5A61" w:rsidRDefault="000C2638" w:rsidP="000C2638">
            <w:pPr>
              <w:jc w:val="right"/>
              <w:rPr>
                <w:color w:val="000000"/>
              </w:rPr>
            </w:pPr>
            <w:r w:rsidRPr="003D5A61">
              <w:rPr>
                <w:color w:val="000000"/>
              </w:rPr>
              <w:t>Cerebral WM</w:t>
            </w:r>
          </w:p>
        </w:tc>
        <w:tc>
          <w:tcPr>
            <w:tcW w:w="527" w:type="dxa"/>
            <w:tcBorders>
              <w:top w:val="nil"/>
              <w:left w:val="nil"/>
              <w:bottom w:val="nil"/>
              <w:right w:val="nil"/>
            </w:tcBorders>
            <w:shd w:val="clear" w:color="auto" w:fill="auto"/>
            <w:noWrap/>
            <w:vAlign w:val="bottom"/>
            <w:hideMark/>
          </w:tcPr>
          <w:p w14:paraId="30253823" w14:textId="77777777" w:rsidR="000C2638" w:rsidRPr="003D5A61" w:rsidRDefault="000C2638" w:rsidP="003D5A61">
            <w:pPr>
              <w:jc w:val="center"/>
              <w:rPr>
                <w:color w:val="000000"/>
              </w:rPr>
            </w:pPr>
            <w:r w:rsidRPr="003D5A61">
              <w:rPr>
                <w:color w:val="000000"/>
              </w:rPr>
              <w:t>0.5</w:t>
            </w:r>
          </w:p>
        </w:tc>
        <w:tc>
          <w:tcPr>
            <w:tcW w:w="1260" w:type="dxa"/>
            <w:tcBorders>
              <w:top w:val="nil"/>
              <w:left w:val="nil"/>
              <w:bottom w:val="nil"/>
              <w:right w:val="nil"/>
            </w:tcBorders>
            <w:shd w:val="clear" w:color="auto" w:fill="auto"/>
            <w:noWrap/>
            <w:vAlign w:val="bottom"/>
            <w:hideMark/>
          </w:tcPr>
          <w:p w14:paraId="1EE7580E" w14:textId="77777777" w:rsidR="000C2638" w:rsidRPr="003D5A61" w:rsidRDefault="000C2638" w:rsidP="003D5A61">
            <w:pPr>
              <w:jc w:val="center"/>
              <w:rPr>
                <w:color w:val="000000"/>
              </w:rPr>
            </w:pPr>
            <w:r w:rsidRPr="003D5A61">
              <w:rPr>
                <w:color w:val="000000"/>
              </w:rPr>
              <w:t>44.3±12.3</w:t>
            </w:r>
          </w:p>
        </w:tc>
        <w:tc>
          <w:tcPr>
            <w:tcW w:w="1080" w:type="dxa"/>
            <w:tcBorders>
              <w:top w:val="nil"/>
              <w:left w:val="nil"/>
              <w:bottom w:val="nil"/>
              <w:right w:val="nil"/>
            </w:tcBorders>
            <w:shd w:val="clear" w:color="auto" w:fill="auto"/>
            <w:noWrap/>
            <w:vAlign w:val="bottom"/>
            <w:hideMark/>
          </w:tcPr>
          <w:p w14:paraId="2C29D38D" w14:textId="77777777" w:rsidR="000C2638" w:rsidRPr="003D5A61" w:rsidRDefault="000C2638" w:rsidP="003D5A61">
            <w:pPr>
              <w:jc w:val="center"/>
              <w:rPr>
                <w:color w:val="000000"/>
              </w:rPr>
            </w:pPr>
            <w:r w:rsidRPr="003D5A61">
              <w:rPr>
                <w:color w:val="000000"/>
              </w:rPr>
              <w:t>0.002</w:t>
            </w:r>
          </w:p>
        </w:tc>
        <w:tc>
          <w:tcPr>
            <w:tcW w:w="2430" w:type="dxa"/>
            <w:tcBorders>
              <w:top w:val="nil"/>
              <w:left w:val="nil"/>
              <w:bottom w:val="nil"/>
              <w:right w:val="nil"/>
            </w:tcBorders>
            <w:shd w:val="clear" w:color="auto" w:fill="auto"/>
            <w:noWrap/>
            <w:vAlign w:val="bottom"/>
            <w:hideMark/>
          </w:tcPr>
          <w:p w14:paraId="5BA5801E" w14:textId="77777777" w:rsidR="000C2638" w:rsidRPr="003D5A61" w:rsidRDefault="000C2638" w:rsidP="003D5A61">
            <w:pPr>
              <w:jc w:val="center"/>
              <w:rPr>
                <w:color w:val="000000"/>
              </w:rPr>
            </w:pPr>
            <w:r w:rsidRPr="003D5A61">
              <w:rPr>
                <w:color w:val="000000"/>
              </w:rPr>
              <w:t>0.07</w:t>
            </w:r>
          </w:p>
        </w:tc>
      </w:tr>
      <w:tr w:rsidR="0037276A" w:rsidRPr="003D5A61" w14:paraId="40CC6A8E" w14:textId="77777777" w:rsidTr="0037276A">
        <w:trPr>
          <w:trHeight w:val="268"/>
          <w:jc w:val="center"/>
        </w:trPr>
        <w:tc>
          <w:tcPr>
            <w:tcW w:w="2713" w:type="dxa"/>
            <w:tcBorders>
              <w:top w:val="nil"/>
              <w:left w:val="nil"/>
              <w:bottom w:val="single" w:sz="8" w:space="0" w:color="auto"/>
              <w:right w:val="nil"/>
            </w:tcBorders>
            <w:shd w:val="clear" w:color="auto" w:fill="auto"/>
            <w:noWrap/>
            <w:vAlign w:val="bottom"/>
            <w:hideMark/>
          </w:tcPr>
          <w:p w14:paraId="2ADD3AF8" w14:textId="77777777" w:rsidR="000C2638" w:rsidRPr="003D5A61" w:rsidRDefault="000C2638" w:rsidP="000C2638">
            <w:pPr>
              <w:jc w:val="right"/>
              <w:rPr>
                <w:color w:val="000000"/>
              </w:rPr>
            </w:pPr>
            <w:r w:rsidRPr="003D5A61">
              <w:rPr>
                <w:color w:val="000000"/>
              </w:rPr>
              <w:t>Brainstem</w:t>
            </w:r>
          </w:p>
        </w:tc>
        <w:tc>
          <w:tcPr>
            <w:tcW w:w="527" w:type="dxa"/>
            <w:tcBorders>
              <w:top w:val="nil"/>
              <w:left w:val="nil"/>
              <w:bottom w:val="single" w:sz="8" w:space="0" w:color="auto"/>
              <w:right w:val="nil"/>
            </w:tcBorders>
            <w:shd w:val="clear" w:color="auto" w:fill="auto"/>
            <w:noWrap/>
            <w:vAlign w:val="bottom"/>
            <w:hideMark/>
          </w:tcPr>
          <w:p w14:paraId="042BFA10" w14:textId="77777777" w:rsidR="000C2638" w:rsidRPr="003D5A61" w:rsidRDefault="000C2638" w:rsidP="003D5A61">
            <w:pPr>
              <w:jc w:val="center"/>
              <w:rPr>
                <w:color w:val="000000"/>
              </w:rPr>
            </w:pPr>
            <w:r w:rsidRPr="003D5A61">
              <w:rPr>
                <w:color w:val="000000"/>
              </w:rPr>
              <w:t>0.3</w:t>
            </w:r>
          </w:p>
        </w:tc>
        <w:tc>
          <w:tcPr>
            <w:tcW w:w="1260" w:type="dxa"/>
            <w:tcBorders>
              <w:top w:val="nil"/>
              <w:left w:val="nil"/>
              <w:bottom w:val="single" w:sz="8" w:space="0" w:color="auto"/>
              <w:right w:val="nil"/>
            </w:tcBorders>
            <w:shd w:val="clear" w:color="auto" w:fill="auto"/>
            <w:noWrap/>
            <w:vAlign w:val="bottom"/>
            <w:hideMark/>
          </w:tcPr>
          <w:p w14:paraId="2624F39B" w14:textId="77777777" w:rsidR="000C2638" w:rsidRPr="003D5A61" w:rsidRDefault="000C2638" w:rsidP="003D5A61">
            <w:pPr>
              <w:jc w:val="center"/>
              <w:rPr>
                <w:color w:val="000000"/>
              </w:rPr>
            </w:pPr>
            <w:r w:rsidRPr="003D5A61">
              <w:rPr>
                <w:color w:val="000000"/>
              </w:rPr>
              <w:t>35.3±11.8</w:t>
            </w:r>
          </w:p>
        </w:tc>
        <w:tc>
          <w:tcPr>
            <w:tcW w:w="1080" w:type="dxa"/>
            <w:tcBorders>
              <w:top w:val="nil"/>
              <w:left w:val="nil"/>
              <w:bottom w:val="single" w:sz="8" w:space="0" w:color="auto"/>
              <w:right w:val="nil"/>
            </w:tcBorders>
            <w:shd w:val="clear" w:color="auto" w:fill="auto"/>
            <w:noWrap/>
            <w:vAlign w:val="bottom"/>
            <w:hideMark/>
          </w:tcPr>
          <w:p w14:paraId="72A25932" w14:textId="77777777" w:rsidR="000C2638" w:rsidRPr="003D5A61" w:rsidRDefault="000C2638" w:rsidP="003D5A61">
            <w:pPr>
              <w:jc w:val="center"/>
              <w:rPr>
                <w:color w:val="000000"/>
              </w:rPr>
            </w:pPr>
            <w:r w:rsidRPr="003D5A61">
              <w:rPr>
                <w:color w:val="000000"/>
              </w:rPr>
              <w:t>0.005</w:t>
            </w:r>
          </w:p>
        </w:tc>
        <w:tc>
          <w:tcPr>
            <w:tcW w:w="2430" w:type="dxa"/>
            <w:tcBorders>
              <w:top w:val="nil"/>
              <w:left w:val="nil"/>
              <w:bottom w:val="single" w:sz="8" w:space="0" w:color="auto"/>
              <w:right w:val="nil"/>
            </w:tcBorders>
            <w:shd w:val="clear" w:color="auto" w:fill="auto"/>
            <w:noWrap/>
            <w:vAlign w:val="bottom"/>
            <w:hideMark/>
          </w:tcPr>
          <w:p w14:paraId="5944D5D6" w14:textId="73B393B0" w:rsidR="000C2638" w:rsidRPr="003D5A61" w:rsidRDefault="00FD2D4D" w:rsidP="003D5A61">
            <w:pPr>
              <w:jc w:val="center"/>
              <w:rPr>
                <w:color w:val="000000"/>
              </w:rPr>
            </w:pPr>
            <w:r>
              <w:rPr>
                <w:color w:val="000000"/>
              </w:rPr>
              <w:t>0.99</w:t>
            </w:r>
          </w:p>
        </w:tc>
      </w:tr>
    </w:tbl>
    <w:p w14:paraId="3F12BDD2" w14:textId="274AB84B" w:rsidR="005E2131" w:rsidRPr="0032563E" w:rsidRDefault="005E2131" w:rsidP="00E5070A"/>
    <w:p w14:paraId="1B6FB3D9" w14:textId="77777777" w:rsidR="00D67954" w:rsidRPr="003D5A61" w:rsidRDefault="00D67954" w:rsidP="003D5A61">
      <w:pPr>
        <w:ind w:left="1620"/>
        <w:rPr>
          <w:sz w:val="18"/>
          <w:szCs w:val="18"/>
        </w:rPr>
      </w:pPr>
      <w:r w:rsidRPr="003D5A61">
        <w:rPr>
          <w:sz w:val="18"/>
          <w:szCs w:val="18"/>
          <w:vertAlign w:val="superscript"/>
        </w:rPr>
        <w:t>a</w:t>
      </w:r>
      <w:r w:rsidRPr="003D5A61">
        <w:rPr>
          <w:sz w:val="18"/>
          <w:szCs w:val="18"/>
        </w:rPr>
        <w:t>: p-value adjusted for between group difference</w:t>
      </w:r>
    </w:p>
    <w:p w14:paraId="403E4EBF" w14:textId="51F7947E" w:rsidR="00D67954" w:rsidRPr="003D5A61" w:rsidRDefault="00D67954" w:rsidP="003D5A61">
      <w:pPr>
        <w:ind w:left="1620"/>
        <w:rPr>
          <w:sz w:val="18"/>
          <w:szCs w:val="18"/>
        </w:rPr>
      </w:pPr>
      <w:r w:rsidRPr="003D5A61">
        <w:rPr>
          <w:sz w:val="18"/>
          <w:szCs w:val="18"/>
          <w:vertAlign w:val="superscript"/>
        </w:rPr>
        <w:t>b</w:t>
      </w:r>
      <w:r w:rsidRPr="003D5A61">
        <w:rPr>
          <w:sz w:val="18"/>
          <w:szCs w:val="18"/>
        </w:rPr>
        <w:t xml:space="preserve">: ANOVA between NASH and NASH+HE after </w:t>
      </w:r>
    </w:p>
    <w:p w14:paraId="6EC57A38" w14:textId="77777777" w:rsidR="00D67954" w:rsidRPr="003D5A61" w:rsidRDefault="00D67954" w:rsidP="00005547">
      <w:pPr>
        <w:ind w:left="1620"/>
        <w:rPr>
          <w:sz w:val="18"/>
          <w:szCs w:val="18"/>
        </w:rPr>
      </w:pPr>
      <w:r w:rsidRPr="003D5A61">
        <w:rPr>
          <w:sz w:val="18"/>
          <w:szCs w:val="18"/>
        </w:rPr>
        <w:t>pe: parameter estimate</w:t>
      </w:r>
    </w:p>
    <w:p w14:paraId="31EBD39D" w14:textId="77777777" w:rsidR="000C2638" w:rsidRDefault="00D67954" w:rsidP="00005547">
      <w:pPr>
        <w:ind w:left="1620"/>
        <w:rPr>
          <w:sz w:val="18"/>
          <w:szCs w:val="18"/>
        </w:rPr>
      </w:pPr>
      <w:r w:rsidRPr="003D5A61">
        <w:rPr>
          <w:sz w:val="18"/>
          <w:szCs w:val="18"/>
        </w:rPr>
        <w:t>se: standard error</w:t>
      </w:r>
    </w:p>
    <w:p w14:paraId="171673BD" w14:textId="77777777" w:rsidR="000C2638" w:rsidRDefault="000C2638" w:rsidP="00005547">
      <w:pPr>
        <w:ind w:left="1620"/>
        <w:rPr>
          <w:sz w:val="18"/>
          <w:szCs w:val="18"/>
        </w:rPr>
      </w:pPr>
    </w:p>
    <w:p w14:paraId="254E4F6A" w14:textId="4E3B6E33" w:rsidR="005E2131" w:rsidRPr="003D5A61" w:rsidRDefault="000C2638" w:rsidP="003D5A61">
      <w:r w:rsidRPr="003D5A61">
        <w:t xml:space="preserve">Table </w:t>
      </w:r>
      <w:r>
        <w:t xml:space="preserve">3: </w:t>
      </w:r>
      <w:r w:rsidR="0037276A">
        <w:t xml:space="preserve">General linear regression of </w:t>
      </w:r>
      <w:r w:rsidR="0037276A" w:rsidRPr="00606362">
        <w:t>myo-inositol (Ins)</w:t>
      </w:r>
      <w:r w:rsidR="0037276A">
        <w:t xml:space="preserve"> concentration as dependent variable and non-normalized T1 SI as independent variable</w:t>
      </w:r>
      <w:r w:rsidR="0037276A" w:rsidRPr="00606362">
        <w:t>.</w:t>
      </w:r>
      <w:r w:rsidR="0037276A">
        <w:t xml:space="preserve"> ANOVA analysis of NASH and NASH+HE between group difference are shown </w:t>
      </w:r>
      <w:r w:rsidR="00F12577">
        <w:t>in the last column adjusted</w:t>
      </w:r>
      <w:r w:rsidR="0037276A">
        <w:t xml:space="preserve"> for Ins concentration. </w:t>
      </w:r>
      <w:r w:rsidR="005E2131" w:rsidRPr="003D5A61">
        <w:br w:type="page"/>
      </w:r>
    </w:p>
    <w:p w14:paraId="6B6EDFFA" w14:textId="10443FBF" w:rsidR="005E2131" w:rsidRPr="0032563E" w:rsidRDefault="005E2131" w:rsidP="00E5070A">
      <w:pPr>
        <w:sectPr w:rsidR="005E2131" w:rsidRPr="0032563E" w:rsidSect="00005547">
          <w:pgSz w:w="12240" w:h="15840"/>
          <w:pgMar w:top="720" w:right="720" w:bottom="720" w:left="720" w:header="720" w:footer="720" w:gutter="0"/>
          <w:cols w:space="720"/>
          <w:docGrid w:linePitch="360"/>
        </w:sectPr>
      </w:pPr>
    </w:p>
    <w:p w14:paraId="2E83ABA0" w14:textId="6E61A49A" w:rsidR="006F65B7" w:rsidRPr="0032563E" w:rsidRDefault="00DA0A17" w:rsidP="00E5070A">
      <w:r w:rsidRPr="0032563E">
        <w:lastRenderedPageBreak/>
        <w:t>References:</w:t>
      </w:r>
      <w:r w:rsidR="006F65B7" w:rsidRPr="0032563E">
        <w:t xml:space="preserve"> </w:t>
      </w:r>
    </w:p>
    <w:p w14:paraId="2A15AEC5" w14:textId="7816CA2E" w:rsidR="007A03FA" w:rsidRPr="0032563E" w:rsidRDefault="007A03FA" w:rsidP="00E5070A"/>
    <w:p w14:paraId="1E311555" w14:textId="77777777" w:rsidR="007A03FA" w:rsidRPr="0032563E" w:rsidRDefault="007A03FA" w:rsidP="00E5070A"/>
    <w:p w14:paraId="7AE1549C" w14:textId="77777777" w:rsidR="00D87784" w:rsidRPr="00D87784" w:rsidRDefault="007A03FA" w:rsidP="00D87784">
      <w:pPr>
        <w:pStyle w:val="EndNoteBibliography"/>
        <w:ind w:left="720" w:hanging="720"/>
      </w:pPr>
      <w:r w:rsidRPr="0032563E">
        <w:rPr>
          <w:rFonts w:ascii="Times New Roman" w:hAnsi="Times New Roman" w:cs="Times New Roman"/>
        </w:rPr>
        <w:fldChar w:fldCharType="begin"/>
      </w:r>
      <w:r w:rsidRPr="0032563E">
        <w:rPr>
          <w:rFonts w:ascii="Times New Roman" w:hAnsi="Times New Roman" w:cs="Times New Roman"/>
        </w:rPr>
        <w:instrText xml:space="preserve"> ADDIN EN.REFLIST </w:instrText>
      </w:r>
      <w:r w:rsidRPr="0032563E">
        <w:rPr>
          <w:rFonts w:ascii="Times New Roman" w:hAnsi="Times New Roman" w:cs="Times New Roman"/>
        </w:rPr>
        <w:fldChar w:fldCharType="separate"/>
      </w:r>
      <w:r w:rsidR="00D87784" w:rsidRPr="00D87784">
        <w:t>1.</w:t>
      </w:r>
      <w:r w:rsidR="00D87784" w:rsidRPr="00D87784">
        <w:tab/>
        <w:t xml:space="preserve">Rovira A, Alonso J, Cordoba J. MR imaging findings in hepatic encephalopathy. </w:t>
      </w:r>
      <w:r w:rsidR="00D87784" w:rsidRPr="00D87784">
        <w:rPr>
          <w:i/>
        </w:rPr>
        <w:t xml:space="preserve">AJNR Am J Neuroradiol. </w:t>
      </w:r>
      <w:r w:rsidR="00D87784" w:rsidRPr="00D87784">
        <w:t>2008;29(9):1612-1621.</w:t>
      </w:r>
    </w:p>
    <w:p w14:paraId="6B84A2CA" w14:textId="77777777" w:rsidR="00D87784" w:rsidRPr="00D87784" w:rsidRDefault="00D87784" w:rsidP="00D87784">
      <w:pPr>
        <w:pStyle w:val="EndNoteBibliography"/>
        <w:ind w:left="720" w:hanging="720"/>
      </w:pPr>
      <w:r w:rsidRPr="00D87784">
        <w:t>2.</w:t>
      </w:r>
      <w:r w:rsidRPr="00D87784">
        <w:tab/>
        <w:t xml:space="preserve">Klos KJ, Ahlskog JE, Kumar N, et al. Brain metal concentrations in chronic liver failure patients with pallidal T1 MRI hyperintensity. </w:t>
      </w:r>
      <w:r w:rsidRPr="00D87784">
        <w:rPr>
          <w:i/>
        </w:rPr>
        <w:t xml:space="preserve">Neurology. </w:t>
      </w:r>
      <w:r w:rsidRPr="00D87784">
        <w:t>2006;67(11):1984-1989.</w:t>
      </w:r>
    </w:p>
    <w:p w14:paraId="181EEE8A" w14:textId="77777777" w:rsidR="00D87784" w:rsidRPr="00D87784" w:rsidRDefault="00D87784" w:rsidP="00D87784">
      <w:pPr>
        <w:pStyle w:val="EndNoteBibliography"/>
        <w:ind w:left="720" w:hanging="720"/>
      </w:pPr>
      <w:r w:rsidRPr="00D87784">
        <w:t>3.</w:t>
      </w:r>
      <w:r w:rsidRPr="00D87784">
        <w:tab/>
        <w:t xml:space="preserve">Rose C, Butterworth RF, Zayed J, et al. Manganese deposition in basal ganglia structures results from both portal-systemic shunting and liver dysfunction. </w:t>
      </w:r>
      <w:r w:rsidRPr="00D87784">
        <w:rPr>
          <w:i/>
        </w:rPr>
        <w:t xml:space="preserve">Gastroenterology. </w:t>
      </w:r>
      <w:r w:rsidRPr="00D87784">
        <w:t>1999;117(3):640-644.</w:t>
      </w:r>
    </w:p>
    <w:p w14:paraId="116A2B25" w14:textId="77777777" w:rsidR="00D87784" w:rsidRPr="00D87784" w:rsidRDefault="00D87784" w:rsidP="00D87784">
      <w:pPr>
        <w:pStyle w:val="EndNoteBibliography"/>
        <w:ind w:left="720" w:hanging="720"/>
      </w:pPr>
      <w:r w:rsidRPr="00D87784">
        <w:t>4.</w:t>
      </w:r>
      <w:r w:rsidRPr="00D87784">
        <w:tab/>
        <w:t xml:space="preserve">Choy G, Khalilzadeh O, Michalski M, et al. Current Applications and Future Impact of Machine Learning in Radiology. </w:t>
      </w:r>
      <w:r w:rsidRPr="00D87784">
        <w:rPr>
          <w:i/>
        </w:rPr>
        <w:t xml:space="preserve">Radiology. </w:t>
      </w:r>
      <w:r w:rsidRPr="00D87784">
        <w:t>2018;288(2):318-328.</w:t>
      </w:r>
    </w:p>
    <w:p w14:paraId="229FA7AE" w14:textId="77777777" w:rsidR="00D87784" w:rsidRPr="00D87784" w:rsidRDefault="00D87784" w:rsidP="00D87784">
      <w:pPr>
        <w:pStyle w:val="EndNoteBibliography"/>
        <w:ind w:left="720" w:hanging="720"/>
      </w:pPr>
      <w:r w:rsidRPr="00D87784">
        <w:t>5.</w:t>
      </w:r>
      <w:r w:rsidRPr="00D87784">
        <w:tab/>
        <w:t xml:space="preserve">Ashburner J, Neelin P, Collins DL, Evans A, Friston K. Incorporating prior knowledge into image registration. </w:t>
      </w:r>
      <w:r w:rsidRPr="00D87784">
        <w:rPr>
          <w:i/>
        </w:rPr>
        <w:t xml:space="preserve">Neuroimage. </w:t>
      </w:r>
      <w:r w:rsidRPr="00D87784">
        <w:t>1997;6(4):344-352.</w:t>
      </w:r>
    </w:p>
    <w:p w14:paraId="61AAAE92" w14:textId="77777777" w:rsidR="00D87784" w:rsidRPr="00D87784" w:rsidRDefault="00D87784" w:rsidP="00D87784">
      <w:pPr>
        <w:pStyle w:val="EndNoteBibliography"/>
        <w:ind w:left="720" w:hanging="720"/>
      </w:pPr>
      <w:r w:rsidRPr="00D87784">
        <w:t>6.</w:t>
      </w:r>
      <w:r w:rsidRPr="00D87784">
        <w:tab/>
        <w:t xml:space="preserve">Wang S, Summers RM. Machine learning and radiology. </w:t>
      </w:r>
      <w:r w:rsidRPr="00D87784">
        <w:rPr>
          <w:i/>
        </w:rPr>
        <w:t xml:space="preserve">Med Image Anal. </w:t>
      </w:r>
      <w:r w:rsidRPr="00D87784">
        <w:t>2012;16(5):933-951.</w:t>
      </w:r>
    </w:p>
    <w:p w14:paraId="25B7CD2F" w14:textId="77777777" w:rsidR="00D87784" w:rsidRPr="00D87784" w:rsidRDefault="00D87784" w:rsidP="00D87784">
      <w:pPr>
        <w:pStyle w:val="EndNoteBibliography"/>
        <w:ind w:left="720" w:hanging="720"/>
      </w:pPr>
      <w:r w:rsidRPr="00D87784">
        <w:t>7.</w:t>
      </w:r>
      <w:r w:rsidRPr="00D87784">
        <w:tab/>
        <w:t xml:space="preserve">Shen D, Wu G, Suk HI. Deep Learning in Medical Image Analysis. </w:t>
      </w:r>
      <w:r w:rsidRPr="00D87784">
        <w:rPr>
          <w:i/>
        </w:rPr>
        <w:t xml:space="preserve">Annu Rev Biomed Eng. </w:t>
      </w:r>
      <w:r w:rsidRPr="00D87784">
        <w:t>2017;19:221-248.</w:t>
      </w:r>
    </w:p>
    <w:p w14:paraId="072A3597" w14:textId="77777777" w:rsidR="00D87784" w:rsidRPr="00D87784" w:rsidRDefault="00D87784" w:rsidP="00D87784">
      <w:pPr>
        <w:pStyle w:val="EndNoteBibliography"/>
        <w:ind w:left="720" w:hanging="720"/>
      </w:pPr>
      <w:r w:rsidRPr="00D87784">
        <w:t>8.</w:t>
      </w:r>
      <w:r w:rsidRPr="00D87784">
        <w:tab/>
        <w:t xml:space="preserve">Jiang F, Jiang Y, Zhi H, et al. Artificial intelligence in healthcare: past, present and future. </w:t>
      </w:r>
      <w:r w:rsidRPr="00D87784">
        <w:rPr>
          <w:i/>
        </w:rPr>
        <w:t xml:space="preserve">Stroke Vasc Neurol. </w:t>
      </w:r>
      <w:r w:rsidRPr="00D87784">
        <w:t>2017;2(4):230-243.</w:t>
      </w:r>
    </w:p>
    <w:p w14:paraId="095E130C" w14:textId="77777777" w:rsidR="00D87784" w:rsidRPr="00D87784" w:rsidRDefault="00D87784" w:rsidP="00D87784">
      <w:pPr>
        <w:pStyle w:val="EndNoteBibliography"/>
        <w:ind w:left="720" w:hanging="720"/>
      </w:pPr>
      <w:r w:rsidRPr="00D87784">
        <w:t>9.</w:t>
      </w:r>
      <w:r w:rsidRPr="00D87784">
        <w:tab/>
        <w:t xml:space="preserve">Dale AM, Fischl B, Sereno MI. Cortical surface-based analysis. I. Segmentation and surface reconstruction. </w:t>
      </w:r>
      <w:r w:rsidRPr="00D87784">
        <w:rPr>
          <w:i/>
        </w:rPr>
        <w:t xml:space="preserve">Neuroimage. </w:t>
      </w:r>
      <w:r w:rsidRPr="00D87784">
        <w:t>1999;9(2):179-194.</w:t>
      </w:r>
    </w:p>
    <w:p w14:paraId="0E891F2C" w14:textId="77777777" w:rsidR="00D87784" w:rsidRPr="00D87784" w:rsidRDefault="00D87784" w:rsidP="00D87784">
      <w:pPr>
        <w:pStyle w:val="EndNoteBibliography"/>
        <w:ind w:left="720" w:hanging="720"/>
      </w:pPr>
      <w:r w:rsidRPr="00D87784">
        <w:t>10.</w:t>
      </w:r>
      <w:r w:rsidRPr="00D87784">
        <w:tab/>
        <w:t xml:space="preserve">Benjamini Y, Hochberg Y. Controlling the False Discovery Rate: A Practical and Powerful Approach to Multiple Testing. </w:t>
      </w:r>
      <w:r w:rsidRPr="00D87784">
        <w:rPr>
          <w:i/>
        </w:rPr>
        <w:t xml:space="preserve">Journal of the Royal Statistical Society Series B (Methodological). </w:t>
      </w:r>
      <w:r w:rsidRPr="00D87784">
        <w:t>1995;57(1):289-300.</w:t>
      </w:r>
    </w:p>
    <w:p w14:paraId="31F74EC5" w14:textId="77777777" w:rsidR="00D87784" w:rsidRPr="00D87784" w:rsidRDefault="00D87784" w:rsidP="00D87784">
      <w:pPr>
        <w:pStyle w:val="EndNoteBibliography"/>
        <w:ind w:left="720" w:hanging="720"/>
      </w:pPr>
      <w:r w:rsidRPr="00D87784">
        <w:t>11.</w:t>
      </w:r>
      <w:r w:rsidRPr="00D87784">
        <w:tab/>
        <w:t xml:space="preserve">Pujol A, Pujol J, Graus F, et al. Hyperintense globus pallidus on T1-weighted MRI in cirrhotic patients is associated with severity of liver failure. </w:t>
      </w:r>
      <w:r w:rsidRPr="00D87784">
        <w:rPr>
          <w:i/>
        </w:rPr>
        <w:t xml:space="preserve">Neurology. </w:t>
      </w:r>
      <w:r w:rsidRPr="00D87784">
        <w:t>1993;43(1):65-69.</w:t>
      </w:r>
    </w:p>
    <w:p w14:paraId="2A7A3CCB" w14:textId="77777777" w:rsidR="00D87784" w:rsidRPr="00D87784" w:rsidRDefault="00D87784" w:rsidP="00D87784">
      <w:pPr>
        <w:pStyle w:val="EndNoteBibliography"/>
        <w:ind w:left="720" w:hanging="720"/>
      </w:pPr>
      <w:r w:rsidRPr="00D87784">
        <w:t>12.</w:t>
      </w:r>
      <w:r w:rsidRPr="00D87784">
        <w:tab/>
        <w:t xml:space="preserve">Vymazal J, Babis M, Brooks RA, et al. T1 and T2 alterations in the brains of patients with hepatic cirrhosis. </w:t>
      </w:r>
      <w:r w:rsidRPr="00D87784">
        <w:rPr>
          <w:i/>
        </w:rPr>
        <w:t xml:space="preserve">AJNR Am J Neuroradiol. </w:t>
      </w:r>
      <w:r w:rsidRPr="00D87784">
        <w:t>1996;17(2):333-336.</w:t>
      </w:r>
    </w:p>
    <w:p w14:paraId="3EDAC1A5" w14:textId="77777777" w:rsidR="00D87784" w:rsidRPr="00D87784" w:rsidRDefault="00D87784" w:rsidP="00D87784">
      <w:pPr>
        <w:pStyle w:val="EndNoteBibliography"/>
        <w:ind w:left="720" w:hanging="720"/>
      </w:pPr>
      <w:r w:rsidRPr="00D87784">
        <w:t>13.</w:t>
      </w:r>
      <w:r w:rsidRPr="00D87784">
        <w:tab/>
        <w:t xml:space="preserve">Krieger D, Krieger S, Jansen O, Gass P, Theilmann L, Lichtnecker H. Manganese and chronic hepatic encephalopathy. </w:t>
      </w:r>
      <w:r w:rsidRPr="00D87784">
        <w:rPr>
          <w:i/>
        </w:rPr>
        <w:t xml:space="preserve">Lancet. </w:t>
      </w:r>
      <w:r w:rsidRPr="00D87784">
        <w:t>1995;346(8970):270-274.</w:t>
      </w:r>
    </w:p>
    <w:p w14:paraId="09F9B1AB" w14:textId="77777777" w:rsidR="00D87784" w:rsidRPr="00D87784" w:rsidRDefault="00D87784" w:rsidP="00D87784">
      <w:pPr>
        <w:pStyle w:val="EndNoteBibliography"/>
        <w:ind w:left="720" w:hanging="720"/>
      </w:pPr>
      <w:r w:rsidRPr="00D87784">
        <w:t>14.</w:t>
      </w:r>
      <w:r w:rsidRPr="00D87784">
        <w:tab/>
        <w:t xml:space="preserve">Pinto RB, Froehlich PE, Pitrez EH, et al. MR findings of the brain in children and adolescents with portal hypertension and the relationship with blood manganese levels. </w:t>
      </w:r>
      <w:r w:rsidRPr="00D87784">
        <w:rPr>
          <w:i/>
        </w:rPr>
        <w:t xml:space="preserve">Neuropediatrics. </w:t>
      </w:r>
      <w:r w:rsidRPr="00D87784">
        <w:t>2010;41(1):12-17.</w:t>
      </w:r>
    </w:p>
    <w:p w14:paraId="2F4B7BC8" w14:textId="77777777" w:rsidR="00D87784" w:rsidRPr="00D87784" w:rsidRDefault="00D87784" w:rsidP="00D87784">
      <w:pPr>
        <w:pStyle w:val="EndNoteBibliography"/>
        <w:ind w:left="720" w:hanging="720"/>
      </w:pPr>
      <w:r w:rsidRPr="00D87784">
        <w:t>15.</w:t>
      </w:r>
      <w:r w:rsidRPr="00D87784">
        <w:tab/>
        <w:t xml:space="preserve">Tanenbaum LN, Tsiouris AJ, Johnson AN, et al. Synthetic MRI for Clinical Neuroimaging: Results of the Magnetic Resonance Image Compilation (MAGiC) Prospective, Multicenter, Multireader Trial. </w:t>
      </w:r>
      <w:r w:rsidRPr="00D87784">
        <w:rPr>
          <w:i/>
        </w:rPr>
        <w:t xml:space="preserve">AJNR Am J Neuroradiol. </w:t>
      </w:r>
      <w:r w:rsidRPr="00D87784">
        <w:t>2017;38(6):1103-1110.</w:t>
      </w:r>
    </w:p>
    <w:p w14:paraId="7C171082" w14:textId="77777777" w:rsidR="00D87784" w:rsidRPr="00D87784" w:rsidRDefault="00D87784" w:rsidP="00D87784">
      <w:pPr>
        <w:pStyle w:val="EndNoteBibliography"/>
        <w:ind w:left="720" w:hanging="720"/>
      </w:pPr>
      <w:r w:rsidRPr="00D87784">
        <w:t>16.</w:t>
      </w:r>
      <w:r w:rsidRPr="00D87784">
        <w:tab/>
        <w:t xml:space="preserve">Kang KM, Choi SH, Hwang M, Yun TJ, Kim JH, Sohn CH. T1 Shortening in the Globus Pallidus after Multiple Administrations of Gadobutrol: Assessment with a Multidynamic Multiecho Sequence. </w:t>
      </w:r>
      <w:r w:rsidRPr="00D87784">
        <w:rPr>
          <w:i/>
        </w:rPr>
        <w:t xml:space="preserve">Radiology. </w:t>
      </w:r>
      <w:r w:rsidRPr="00D87784">
        <w:t>2018;287(1):258-266.</w:t>
      </w:r>
    </w:p>
    <w:p w14:paraId="5DBF5C15" w14:textId="77777777" w:rsidR="00D87784" w:rsidRPr="00D87784" w:rsidRDefault="00D87784" w:rsidP="00D87784">
      <w:pPr>
        <w:pStyle w:val="EndNoteBibliography"/>
        <w:ind w:left="720" w:hanging="720"/>
      </w:pPr>
      <w:r w:rsidRPr="00D87784">
        <w:t>17.</w:t>
      </w:r>
      <w:r w:rsidRPr="00D87784">
        <w:tab/>
        <w:t xml:space="preserve">Chalasani N, Younossi Z, Lavine JE, et al. The diagnosis and management of nonalcoholic fatty liver disease: Practice guidance from the American Association for the Study of Liver Diseases. </w:t>
      </w:r>
      <w:r w:rsidRPr="00D87784">
        <w:rPr>
          <w:i/>
        </w:rPr>
        <w:t xml:space="preserve">Hepatology. </w:t>
      </w:r>
      <w:r w:rsidRPr="00D87784">
        <w:t>2018;67(1):328-357.</w:t>
      </w:r>
    </w:p>
    <w:p w14:paraId="59C5004B" w14:textId="77777777" w:rsidR="00D87784" w:rsidRPr="00D87784" w:rsidRDefault="00D87784" w:rsidP="00D87784">
      <w:pPr>
        <w:pStyle w:val="EndNoteBibliography"/>
        <w:ind w:left="720" w:hanging="720"/>
      </w:pPr>
      <w:r w:rsidRPr="00D87784">
        <w:t>18.</w:t>
      </w:r>
      <w:r w:rsidRPr="00D87784">
        <w:tab/>
        <w:t xml:space="preserve">Choi JW, Moon W-J. Gadolinium Deposition in the Brain: Current Updates. </w:t>
      </w:r>
      <w:r w:rsidRPr="00D87784">
        <w:rPr>
          <w:i/>
        </w:rPr>
        <w:t xml:space="preserve">Korean J Radiol. </w:t>
      </w:r>
      <w:r w:rsidRPr="00D87784">
        <w:t>2019;20(1):134-147.</w:t>
      </w:r>
    </w:p>
    <w:p w14:paraId="3A835D20" w14:textId="77777777" w:rsidR="00D87784" w:rsidRPr="00D87784" w:rsidRDefault="00D87784" w:rsidP="00D87784">
      <w:pPr>
        <w:pStyle w:val="EndNoteBibliography"/>
        <w:ind w:left="720" w:hanging="720"/>
      </w:pPr>
      <w:r w:rsidRPr="00D87784">
        <w:t>19.</w:t>
      </w:r>
      <w:r w:rsidRPr="00D87784">
        <w:tab/>
        <w:t xml:space="preserve">Al-Busafi SA, McNabb-Baltar J, Farag A, Hilzenrat N. Clinical manifestations of portal hypertension. </w:t>
      </w:r>
      <w:r w:rsidRPr="00D87784">
        <w:rPr>
          <w:i/>
        </w:rPr>
        <w:t xml:space="preserve">International journal of hepatology. </w:t>
      </w:r>
      <w:r w:rsidRPr="00D87784">
        <w:t>2012;2012:203794-203794.</w:t>
      </w:r>
    </w:p>
    <w:p w14:paraId="7C2719FE" w14:textId="77777777" w:rsidR="00D87784" w:rsidRPr="00D87784" w:rsidRDefault="00D87784" w:rsidP="00D87784">
      <w:pPr>
        <w:pStyle w:val="EndNoteBibliography"/>
        <w:ind w:left="720" w:hanging="720"/>
      </w:pPr>
      <w:r w:rsidRPr="00D87784">
        <w:t>20.</w:t>
      </w:r>
      <w:r w:rsidRPr="00D87784">
        <w:tab/>
        <w:t xml:space="preserve">Klos KJ, Ahlskog J, Josephs KA, Fealey RD, Cowl CT, Kumar N. Neurologic spectrum of chronic liver failure and basal ganglia t1 hyperintensity on magnetic resonance imaging: Probable manganese neurotoxicity. </w:t>
      </w:r>
      <w:r w:rsidRPr="00D87784">
        <w:rPr>
          <w:i/>
        </w:rPr>
        <w:t xml:space="preserve">Archives of Neurology. </w:t>
      </w:r>
      <w:r w:rsidRPr="00D87784">
        <w:t>2005;62(9):1385-1390.</w:t>
      </w:r>
    </w:p>
    <w:p w14:paraId="3846C00E" w14:textId="77777777" w:rsidR="00D87784" w:rsidRPr="00D87784" w:rsidRDefault="00D87784" w:rsidP="00D87784">
      <w:pPr>
        <w:pStyle w:val="EndNoteBibliography"/>
        <w:ind w:left="720" w:hanging="720"/>
      </w:pPr>
      <w:r w:rsidRPr="00D87784">
        <w:t>21.</w:t>
      </w:r>
      <w:r w:rsidRPr="00D87784">
        <w:tab/>
        <w:t xml:space="preserve">Sidoryk-Wegrzynowicz M, Aschner M. Manganese toxicity in the central nervous system: the glutamine/glutamate-gamma-aminobutyric acid cycle. </w:t>
      </w:r>
      <w:r w:rsidRPr="00D87784">
        <w:rPr>
          <w:i/>
        </w:rPr>
        <w:t xml:space="preserve">J Intern Med. </w:t>
      </w:r>
      <w:r w:rsidRPr="00D87784">
        <w:t>2013;273(5):466-477.</w:t>
      </w:r>
    </w:p>
    <w:p w14:paraId="4F36898B" w14:textId="77777777" w:rsidR="00D87784" w:rsidRPr="00D87784" w:rsidRDefault="00D87784" w:rsidP="00D87784">
      <w:pPr>
        <w:pStyle w:val="EndNoteBibliography"/>
        <w:ind w:left="720" w:hanging="720"/>
      </w:pPr>
      <w:r w:rsidRPr="00D87784">
        <w:lastRenderedPageBreak/>
        <w:t>22.</w:t>
      </w:r>
      <w:r w:rsidRPr="00D87784">
        <w:tab/>
        <w:t xml:space="preserve">Crombé A, Saranathan M, Ruet A, et al. MS Lesions Are Better Detected with 3D T1 Gradient-Echo Than with 2D T1 Spin-Echo Gadolinium-Enhanced Imaging at 3T. </w:t>
      </w:r>
      <w:r w:rsidRPr="00D87784">
        <w:rPr>
          <w:i/>
        </w:rPr>
        <w:t xml:space="preserve">Am J Neuroradiol. </w:t>
      </w:r>
      <w:r w:rsidRPr="00D87784">
        <w:t>2015;36(3):501-507.</w:t>
      </w:r>
    </w:p>
    <w:p w14:paraId="78F60113" w14:textId="77777777" w:rsidR="00D87784" w:rsidRPr="00D87784" w:rsidRDefault="00D87784" w:rsidP="00D87784">
      <w:pPr>
        <w:pStyle w:val="EndNoteBibliography"/>
        <w:ind w:left="720" w:hanging="720"/>
      </w:pPr>
      <w:r w:rsidRPr="00D87784">
        <w:t>23.</w:t>
      </w:r>
      <w:r w:rsidRPr="00D87784">
        <w:tab/>
        <w:t xml:space="preserve">Reuter M, Schmansky NJ, Rosas HD, Fischl B. Within-subject template estimation for unbiased longitudinal image analysis. </w:t>
      </w:r>
      <w:r w:rsidRPr="00D87784">
        <w:rPr>
          <w:i/>
        </w:rPr>
        <w:t xml:space="preserve">Neuroimage. </w:t>
      </w:r>
      <w:r w:rsidRPr="00D87784">
        <w:t>2012;61(4):1402-1418.</w:t>
      </w:r>
    </w:p>
    <w:p w14:paraId="1FEFBCD9" w14:textId="2051B0BD" w:rsidR="004D6C37" w:rsidRPr="0032563E" w:rsidRDefault="007A03FA" w:rsidP="00E5070A">
      <w:r w:rsidRPr="0032563E">
        <w:fldChar w:fldCharType="end"/>
      </w:r>
    </w:p>
    <w:sectPr w:rsidR="004D6C37" w:rsidRPr="0032563E" w:rsidSect="004D6C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78EC4" w14:textId="77777777" w:rsidR="00031250" w:rsidRDefault="00031250" w:rsidP="00606362">
      <w:r>
        <w:separator/>
      </w:r>
    </w:p>
  </w:endnote>
  <w:endnote w:type="continuationSeparator" w:id="0">
    <w:p w14:paraId="1327ED30" w14:textId="77777777" w:rsidR="00031250" w:rsidRDefault="00031250" w:rsidP="00606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notTrueType/>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23222916"/>
      <w:docPartObj>
        <w:docPartGallery w:val="Page Numbers (Bottom of Page)"/>
        <w:docPartUnique/>
      </w:docPartObj>
    </w:sdtPr>
    <w:sdtEndPr>
      <w:rPr>
        <w:rStyle w:val="PageNumber"/>
      </w:rPr>
    </w:sdtEndPr>
    <w:sdtContent>
      <w:p w14:paraId="4F8E66A1" w14:textId="2A35A85B" w:rsidR="003459E6" w:rsidRDefault="003459E6" w:rsidP="00072D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8AE667" w14:textId="77777777" w:rsidR="003459E6" w:rsidRDefault="003459E6" w:rsidP="003D5A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90284944"/>
      <w:docPartObj>
        <w:docPartGallery w:val="Page Numbers (Bottom of Page)"/>
        <w:docPartUnique/>
      </w:docPartObj>
    </w:sdtPr>
    <w:sdtEndPr>
      <w:rPr>
        <w:rStyle w:val="PageNumber"/>
      </w:rPr>
    </w:sdtEndPr>
    <w:sdtContent>
      <w:p w14:paraId="6CFB6746" w14:textId="64F2637D" w:rsidR="003459E6" w:rsidRDefault="003459E6" w:rsidP="00072D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CF368F7" w14:textId="77777777" w:rsidR="003459E6" w:rsidRDefault="003459E6" w:rsidP="003D5A6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C5EAEA" w14:textId="77777777" w:rsidR="00031250" w:rsidRDefault="00031250" w:rsidP="00606362">
      <w:r>
        <w:separator/>
      </w:r>
    </w:p>
  </w:footnote>
  <w:footnote w:type="continuationSeparator" w:id="0">
    <w:p w14:paraId="273035BD" w14:textId="77777777" w:rsidR="00031250" w:rsidRDefault="00031250" w:rsidP="006063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0609AF"/>
    <w:multiLevelType w:val="hybridMultilevel"/>
    <w:tmpl w:val="E730C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A95D15"/>
    <w:multiLevelType w:val="hybridMultilevel"/>
    <w:tmpl w:val="D61A34FC"/>
    <w:lvl w:ilvl="0" w:tplc="F8E6120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 Wei">
    <w15:presenceInfo w15:providerId="AD" w15:userId="S::ke.wei@hmri.org::26905a9c-aae4-4bc6-94d4-487ee137a2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0tedww2we9dfa9e02sqxs9z4revd5pafafd5&quot;&gt;My EndNote Library&lt;record-ids&gt;&lt;item&gt;6&lt;/item&gt;&lt;item&gt;75&lt;/item&gt;&lt;item&gt;88&lt;/item&gt;&lt;item&gt;89&lt;/item&gt;&lt;item&gt;90&lt;/item&gt;&lt;/record-ids&gt;&lt;/item&gt;&lt;/Libraries&gt;"/>
  </w:docVars>
  <w:rsids>
    <w:rsidRoot w:val="00F61236"/>
    <w:rsid w:val="00003E25"/>
    <w:rsid w:val="00003E28"/>
    <w:rsid w:val="00005547"/>
    <w:rsid w:val="00010B50"/>
    <w:rsid w:val="0001693E"/>
    <w:rsid w:val="00017753"/>
    <w:rsid w:val="000237E3"/>
    <w:rsid w:val="00031250"/>
    <w:rsid w:val="000360C0"/>
    <w:rsid w:val="00037D46"/>
    <w:rsid w:val="00040C2D"/>
    <w:rsid w:val="000421EA"/>
    <w:rsid w:val="0004610E"/>
    <w:rsid w:val="00047D36"/>
    <w:rsid w:val="00051307"/>
    <w:rsid w:val="000539E2"/>
    <w:rsid w:val="00060865"/>
    <w:rsid w:val="00063E5C"/>
    <w:rsid w:val="00066250"/>
    <w:rsid w:val="00071F51"/>
    <w:rsid w:val="00072D69"/>
    <w:rsid w:val="00073EC8"/>
    <w:rsid w:val="000742E6"/>
    <w:rsid w:val="000810A3"/>
    <w:rsid w:val="00084D09"/>
    <w:rsid w:val="00085AC3"/>
    <w:rsid w:val="00097A5D"/>
    <w:rsid w:val="000A1A36"/>
    <w:rsid w:val="000A3D6A"/>
    <w:rsid w:val="000B58D4"/>
    <w:rsid w:val="000B6E15"/>
    <w:rsid w:val="000C2638"/>
    <w:rsid w:val="000C4380"/>
    <w:rsid w:val="000C5D03"/>
    <w:rsid w:val="000C5F25"/>
    <w:rsid w:val="000D08B8"/>
    <w:rsid w:val="000D26F7"/>
    <w:rsid w:val="000D35E1"/>
    <w:rsid w:val="000D4994"/>
    <w:rsid w:val="000D596E"/>
    <w:rsid w:val="000D69A8"/>
    <w:rsid w:val="000E2190"/>
    <w:rsid w:val="000F07EB"/>
    <w:rsid w:val="000F149C"/>
    <w:rsid w:val="0010010F"/>
    <w:rsid w:val="001062E3"/>
    <w:rsid w:val="0011070C"/>
    <w:rsid w:val="00116FD6"/>
    <w:rsid w:val="00117E82"/>
    <w:rsid w:val="00120AD6"/>
    <w:rsid w:val="001221A3"/>
    <w:rsid w:val="00130406"/>
    <w:rsid w:val="001335AD"/>
    <w:rsid w:val="0013440E"/>
    <w:rsid w:val="00140021"/>
    <w:rsid w:val="00140DF9"/>
    <w:rsid w:val="0014574A"/>
    <w:rsid w:val="00153875"/>
    <w:rsid w:val="001716FD"/>
    <w:rsid w:val="001735AB"/>
    <w:rsid w:val="001761FE"/>
    <w:rsid w:val="0018060E"/>
    <w:rsid w:val="00184B55"/>
    <w:rsid w:val="001863B9"/>
    <w:rsid w:val="001942CD"/>
    <w:rsid w:val="001A4DCC"/>
    <w:rsid w:val="001B05AA"/>
    <w:rsid w:val="001B6A92"/>
    <w:rsid w:val="001C4C63"/>
    <w:rsid w:val="001C7D50"/>
    <w:rsid w:val="001E4CA7"/>
    <w:rsid w:val="001E6656"/>
    <w:rsid w:val="001E66AE"/>
    <w:rsid w:val="001E7D38"/>
    <w:rsid w:val="001F0F0F"/>
    <w:rsid w:val="001F1ACD"/>
    <w:rsid w:val="001F46C4"/>
    <w:rsid w:val="001F7EE7"/>
    <w:rsid w:val="00200B81"/>
    <w:rsid w:val="00201EC8"/>
    <w:rsid w:val="00202002"/>
    <w:rsid w:val="00204682"/>
    <w:rsid w:val="002066BE"/>
    <w:rsid w:val="00213377"/>
    <w:rsid w:val="00220E4A"/>
    <w:rsid w:val="00222A58"/>
    <w:rsid w:val="002236BD"/>
    <w:rsid w:val="00223896"/>
    <w:rsid w:val="00224F6E"/>
    <w:rsid w:val="00244995"/>
    <w:rsid w:val="00251166"/>
    <w:rsid w:val="0025593B"/>
    <w:rsid w:val="00264F50"/>
    <w:rsid w:val="002650F1"/>
    <w:rsid w:val="00267D7F"/>
    <w:rsid w:val="00273068"/>
    <w:rsid w:val="00274483"/>
    <w:rsid w:val="00290F2B"/>
    <w:rsid w:val="002922D2"/>
    <w:rsid w:val="00292C5C"/>
    <w:rsid w:val="002931EB"/>
    <w:rsid w:val="00294E39"/>
    <w:rsid w:val="002B0896"/>
    <w:rsid w:val="002B3E3B"/>
    <w:rsid w:val="002B4FF8"/>
    <w:rsid w:val="002C08FB"/>
    <w:rsid w:val="002E238F"/>
    <w:rsid w:val="002F4216"/>
    <w:rsid w:val="002F5B0D"/>
    <w:rsid w:val="002F6B7D"/>
    <w:rsid w:val="00310122"/>
    <w:rsid w:val="00311036"/>
    <w:rsid w:val="003115C5"/>
    <w:rsid w:val="00313812"/>
    <w:rsid w:val="00313F84"/>
    <w:rsid w:val="003175F2"/>
    <w:rsid w:val="00321131"/>
    <w:rsid w:val="003255BC"/>
    <w:rsid w:val="0032563E"/>
    <w:rsid w:val="003267D5"/>
    <w:rsid w:val="0032695F"/>
    <w:rsid w:val="00334AE9"/>
    <w:rsid w:val="00341EEB"/>
    <w:rsid w:val="003459E6"/>
    <w:rsid w:val="00346C9F"/>
    <w:rsid w:val="00347E0F"/>
    <w:rsid w:val="003560D6"/>
    <w:rsid w:val="00362949"/>
    <w:rsid w:val="003635CB"/>
    <w:rsid w:val="003705A1"/>
    <w:rsid w:val="003726FC"/>
    <w:rsid w:val="0037276A"/>
    <w:rsid w:val="00373432"/>
    <w:rsid w:val="00373EF5"/>
    <w:rsid w:val="00385341"/>
    <w:rsid w:val="003858BB"/>
    <w:rsid w:val="00387D8F"/>
    <w:rsid w:val="00391B70"/>
    <w:rsid w:val="00396C72"/>
    <w:rsid w:val="003A02D2"/>
    <w:rsid w:val="003A10E6"/>
    <w:rsid w:val="003A26DA"/>
    <w:rsid w:val="003B250E"/>
    <w:rsid w:val="003B50E6"/>
    <w:rsid w:val="003C06ED"/>
    <w:rsid w:val="003C2F12"/>
    <w:rsid w:val="003C2FD2"/>
    <w:rsid w:val="003C3384"/>
    <w:rsid w:val="003C6A11"/>
    <w:rsid w:val="003D2CE2"/>
    <w:rsid w:val="003D565A"/>
    <w:rsid w:val="003D5A61"/>
    <w:rsid w:val="003D63CA"/>
    <w:rsid w:val="003D6BE4"/>
    <w:rsid w:val="003F00F9"/>
    <w:rsid w:val="003F0403"/>
    <w:rsid w:val="003F3718"/>
    <w:rsid w:val="004003B5"/>
    <w:rsid w:val="00404EDC"/>
    <w:rsid w:val="004203B9"/>
    <w:rsid w:val="004218CD"/>
    <w:rsid w:val="00421B7C"/>
    <w:rsid w:val="0042297A"/>
    <w:rsid w:val="00422C71"/>
    <w:rsid w:val="004237B0"/>
    <w:rsid w:val="004327B3"/>
    <w:rsid w:val="004371D1"/>
    <w:rsid w:val="0044250E"/>
    <w:rsid w:val="00442CC9"/>
    <w:rsid w:val="004446D7"/>
    <w:rsid w:val="00447C5C"/>
    <w:rsid w:val="0045070B"/>
    <w:rsid w:val="00455F38"/>
    <w:rsid w:val="004661E9"/>
    <w:rsid w:val="004662EE"/>
    <w:rsid w:val="004724C1"/>
    <w:rsid w:val="00472835"/>
    <w:rsid w:val="00476C93"/>
    <w:rsid w:val="00480FFB"/>
    <w:rsid w:val="00485279"/>
    <w:rsid w:val="00490CEF"/>
    <w:rsid w:val="00491FBA"/>
    <w:rsid w:val="00496760"/>
    <w:rsid w:val="004A1C83"/>
    <w:rsid w:val="004A734D"/>
    <w:rsid w:val="004A7B41"/>
    <w:rsid w:val="004B55B0"/>
    <w:rsid w:val="004C1DA6"/>
    <w:rsid w:val="004C419D"/>
    <w:rsid w:val="004D6C19"/>
    <w:rsid w:val="004D6C37"/>
    <w:rsid w:val="004D75A1"/>
    <w:rsid w:val="004E0405"/>
    <w:rsid w:val="004E3ABE"/>
    <w:rsid w:val="004E4646"/>
    <w:rsid w:val="004E4ED8"/>
    <w:rsid w:val="004F0D78"/>
    <w:rsid w:val="004F1662"/>
    <w:rsid w:val="004F2BAB"/>
    <w:rsid w:val="004F49E4"/>
    <w:rsid w:val="004F580B"/>
    <w:rsid w:val="0050135D"/>
    <w:rsid w:val="00501BF0"/>
    <w:rsid w:val="005021D9"/>
    <w:rsid w:val="00505EBF"/>
    <w:rsid w:val="0050733F"/>
    <w:rsid w:val="00512971"/>
    <w:rsid w:val="0051635D"/>
    <w:rsid w:val="00532FFA"/>
    <w:rsid w:val="0054708B"/>
    <w:rsid w:val="005569F0"/>
    <w:rsid w:val="0058140F"/>
    <w:rsid w:val="00581B87"/>
    <w:rsid w:val="00587BF0"/>
    <w:rsid w:val="00592EBF"/>
    <w:rsid w:val="005A26D1"/>
    <w:rsid w:val="005B4E80"/>
    <w:rsid w:val="005C61DA"/>
    <w:rsid w:val="005D3ACF"/>
    <w:rsid w:val="005D441F"/>
    <w:rsid w:val="005D49E0"/>
    <w:rsid w:val="005D5EC7"/>
    <w:rsid w:val="005E11EE"/>
    <w:rsid w:val="005E2131"/>
    <w:rsid w:val="005F5AE9"/>
    <w:rsid w:val="005F7321"/>
    <w:rsid w:val="00604A9C"/>
    <w:rsid w:val="00606362"/>
    <w:rsid w:val="00606722"/>
    <w:rsid w:val="00607AC7"/>
    <w:rsid w:val="00607B7F"/>
    <w:rsid w:val="00611771"/>
    <w:rsid w:val="00613BC9"/>
    <w:rsid w:val="006200FD"/>
    <w:rsid w:val="006219F5"/>
    <w:rsid w:val="00630FB9"/>
    <w:rsid w:val="00642761"/>
    <w:rsid w:val="00644A10"/>
    <w:rsid w:val="00650E20"/>
    <w:rsid w:val="006511A4"/>
    <w:rsid w:val="006530CA"/>
    <w:rsid w:val="00653F8C"/>
    <w:rsid w:val="00662878"/>
    <w:rsid w:val="00673AE4"/>
    <w:rsid w:val="00673F4E"/>
    <w:rsid w:val="00684441"/>
    <w:rsid w:val="00684FDE"/>
    <w:rsid w:val="0068632E"/>
    <w:rsid w:val="006870D1"/>
    <w:rsid w:val="00695E23"/>
    <w:rsid w:val="006A3958"/>
    <w:rsid w:val="006A5CF7"/>
    <w:rsid w:val="006A5DB5"/>
    <w:rsid w:val="006A695D"/>
    <w:rsid w:val="006A7854"/>
    <w:rsid w:val="006B1D99"/>
    <w:rsid w:val="006B3748"/>
    <w:rsid w:val="006C1308"/>
    <w:rsid w:val="006C3751"/>
    <w:rsid w:val="006D27E9"/>
    <w:rsid w:val="006D571C"/>
    <w:rsid w:val="006E1415"/>
    <w:rsid w:val="006E29BE"/>
    <w:rsid w:val="006E31D6"/>
    <w:rsid w:val="006E74D1"/>
    <w:rsid w:val="006F037C"/>
    <w:rsid w:val="006F217D"/>
    <w:rsid w:val="006F4206"/>
    <w:rsid w:val="006F4342"/>
    <w:rsid w:val="006F65B7"/>
    <w:rsid w:val="006F7735"/>
    <w:rsid w:val="006F7FB4"/>
    <w:rsid w:val="00701B90"/>
    <w:rsid w:val="00702994"/>
    <w:rsid w:val="00704B52"/>
    <w:rsid w:val="00707998"/>
    <w:rsid w:val="00711C08"/>
    <w:rsid w:val="00713F2A"/>
    <w:rsid w:val="00727DFF"/>
    <w:rsid w:val="007320E1"/>
    <w:rsid w:val="00735B48"/>
    <w:rsid w:val="0074127F"/>
    <w:rsid w:val="00741700"/>
    <w:rsid w:val="00751A10"/>
    <w:rsid w:val="00752ECF"/>
    <w:rsid w:val="00753C8D"/>
    <w:rsid w:val="0075797E"/>
    <w:rsid w:val="00760BFB"/>
    <w:rsid w:val="00760CBE"/>
    <w:rsid w:val="007644FF"/>
    <w:rsid w:val="0076596D"/>
    <w:rsid w:val="00766118"/>
    <w:rsid w:val="0077097B"/>
    <w:rsid w:val="007713C3"/>
    <w:rsid w:val="007875D5"/>
    <w:rsid w:val="00794355"/>
    <w:rsid w:val="00795973"/>
    <w:rsid w:val="007A03FA"/>
    <w:rsid w:val="007A2876"/>
    <w:rsid w:val="007A291B"/>
    <w:rsid w:val="007A54F2"/>
    <w:rsid w:val="007A62A6"/>
    <w:rsid w:val="007B3952"/>
    <w:rsid w:val="007B5C19"/>
    <w:rsid w:val="007B6198"/>
    <w:rsid w:val="007B6742"/>
    <w:rsid w:val="007D5C55"/>
    <w:rsid w:val="007E1453"/>
    <w:rsid w:val="007E61D1"/>
    <w:rsid w:val="007F775E"/>
    <w:rsid w:val="00801596"/>
    <w:rsid w:val="008039F6"/>
    <w:rsid w:val="0081047A"/>
    <w:rsid w:val="00823B3F"/>
    <w:rsid w:val="00830300"/>
    <w:rsid w:val="0083491F"/>
    <w:rsid w:val="0085049B"/>
    <w:rsid w:val="0085294C"/>
    <w:rsid w:val="00854F7D"/>
    <w:rsid w:val="008575D8"/>
    <w:rsid w:val="00863231"/>
    <w:rsid w:val="00867FA7"/>
    <w:rsid w:val="00874608"/>
    <w:rsid w:val="008824C0"/>
    <w:rsid w:val="00882596"/>
    <w:rsid w:val="00885F79"/>
    <w:rsid w:val="00887BFC"/>
    <w:rsid w:val="0089109F"/>
    <w:rsid w:val="00893092"/>
    <w:rsid w:val="00896EEC"/>
    <w:rsid w:val="008A1D1E"/>
    <w:rsid w:val="008A2ACD"/>
    <w:rsid w:val="008A32BE"/>
    <w:rsid w:val="008B2EF3"/>
    <w:rsid w:val="008B359A"/>
    <w:rsid w:val="008B4F0A"/>
    <w:rsid w:val="008C1C0D"/>
    <w:rsid w:val="008C3ECC"/>
    <w:rsid w:val="008C7F6C"/>
    <w:rsid w:val="008D4D4C"/>
    <w:rsid w:val="008D5F83"/>
    <w:rsid w:val="008E302B"/>
    <w:rsid w:val="008E3D66"/>
    <w:rsid w:val="008E66DA"/>
    <w:rsid w:val="00901F71"/>
    <w:rsid w:val="00912D50"/>
    <w:rsid w:val="00915E8A"/>
    <w:rsid w:val="00920899"/>
    <w:rsid w:val="00924E95"/>
    <w:rsid w:val="00930A43"/>
    <w:rsid w:val="009310F4"/>
    <w:rsid w:val="009336C3"/>
    <w:rsid w:val="00943211"/>
    <w:rsid w:val="009434F7"/>
    <w:rsid w:val="009479C2"/>
    <w:rsid w:val="009540D4"/>
    <w:rsid w:val="00960ABF"/>
    <w:rsid w:val="00961987"/>
    <w:rsid w:val="00963A13"/>
    <w:rsid w:val="00965BBF"/>
    <w:rsid w:val="00966E8F"/>
    <w:rsid w:val="009773AA"/>
    <w:rsid w:val="00977FED"/>
    <w:rsid w:val="00980537"/>
    <w:rsid w:val="009812FE"/>
    <w:rsid w:val="00992059"/>
    <w:rsid w:val="00993917"/>
    <w:rsid w:val="0099486F"/>
    <w:rsid w:val="009975AC"/>
    <w:rsid w:val="009A2E08"/>
    <w:rsid w:val="009A4692"/>
    <w:rsid w:val="009A518F"/>
    <w:rsid w:val="009A7D7B"/>
    <w:rsid w:val="009B2C23"/>
    <w:rsid w:val="009C2C44"/>
    <w:rsid w:val="009C2F85"/>
    <w:rsid w:val="009C39AA"/>
    <w:rsid w:val="009C7612"/>
    <w:rsid w:val="009D197A"/>
    <w:rsid w:val="009D649E"/>
    <w:rsid w:val="009D70E8"/>
    <w:rsid w:val="009E0904"/>
    <w:rsid w:val="009E22CC"/>
    <w:rsid w:val="009E2C63"/>
    <w:rsid w:val="009E72E1"/>
    <w:rsid w:val="009E7DEB"/>
    <w:rsid w:val="009E7F88"/>
    <w:rsid w:val="009F1474"/>
    <w:rsid w:val="009F4B57"/>
    <w:rsid w:val="009F52BD"/>
    <w:rsid w:val="00A015A0"/>
    <w:rsid w:val="00A01E03"/>
    <w:rsid w:val="00A055C2"/>
    <w:rsid w:val="00A10367"/>
    <w:rsid w:val="00A11F7B"/>
    <w:rsid w:val="00A149DB"/>
    <w:rsid w:val="00A14AC0"/>
    <w:rsid w:val="00A15818"/>
    <w:rsid w:val="00A17A25"/>
    <w:rsid w:val="00A2644D"/>
    <w:rsid w:val="00A26475"/>
    <w:rsid w:val="00A320DA"/>
    <w:rsid w:val="00A32DE4"/>
    <w:rsid w:val="00A35675"/>
    <w:rsid w:val="00A377F8"/>
    <w:rsid w:val="00A40D70"/>
    <w:rsid w:val="00A43216"/>
    <w:rsid w:val="00A50D22"/>
    <w:rsid w:val="00A5227F"/>
    <w:rsid w:val="00A5427B"/>
    <w:rsid w:val="00A55E9E"/>
    <w:rsid w:val="00A5690B"/>
    <w:rsid w:val="00A64E7E"/>
    <w:rsid w:val="00A658FD"/>
    <w:rsid w:val="00A70547"/>
    <w:rsid w:val="00A7409B"/>
    <w:rsid w:val="00A80D3D"/>
    <w:rsid w:val="00A9305C"/>
    <w:rsid w:val="00A95D82"/>
    <w:rsid w:val="00A976A8"/>
    <w:rsid w:val="00AA5C66"/>
    <w:rsid w:val="00AA6A1B"/>
    <w:rsid w:val="00AB370F"/>
    <w:rsid w:val="00AB6B35"/>
    <w:rsid w:val="00AB7839"/>
    <w:rsid w:val="00AC20FF"/>
    <w:rsid w:val="00AC41CF"/>
    <w:rsid w:val="00AD0875"/>
    <w:rsid w:val="00AD226F"/>
    <w:rsid w:val="00AD320D"/>
    <w:rsid w:val="00AE1CF6"/>
    <w:rsid w:val="00AF5941"/>
    <w:rsid w:val="00B04902"/>
    <w:rsid w:val="00B061FC"/>
    <w:rsid w:val="00B0645B"/>
    <w:rsid w:val="00B11503"/>
    <w:rsid w:val="00B350F7"/>
    <w:rsid w:val="00B42E38"/>
    <w:rsid w:val="00B57E05"/>
    <w:rsid w:val="00B60954"/>
    <w:rsid w:val="00B60BA3"/>
    <w:rsid w:val="00B62CAB"/>
    <w:rsid w:val="00B64F5E"/>
    <w:rsid w:val="00B6766F"/>
    <w:rsid w:val="00B7645D"/>
    <w:rsid w:val="00B822C9"/>
    <w:rsid w:val="00B83A8F"/>
    <w:rsid w:val="00B9085D"/>
    <w:rsid w:val="00B90984"/>
    <w:rsid w:val="00B95B08"/>
    <w:rsid w:val="00BB4AC4"/>
    <w:rsid w:val="00BB7804"/>
    <w:rsid w:val="00BC4A6C"/>
    <w:rsid w:val="00BC523C"/>
    <w:rsid w:val="00BD47BA"/>
    <w:rsid w:val="00BE113D"/>
    <w:rsid w:val="00BE2484"/>
    <w:rsid w:val="00BE362A"/>
    <w:rsid w:val="00BE3F89"/>
    <w:rsid w:val="00BE6B65"/>
    <w:rsid w:val="00BF5B87"/>
    <w:rsid w:val="00BF7FBE"/>
    <w:rsid w:val="00C014F8"/>
    <w:rsid w:val="00C0167C"/>
    <w:rsid w:val="00C03C3C"/>
    <w:rsid w:val="00C05EBC"/>
    <w:rsid w:val="00C10E73"/>
    <w:rsid w:val="00C133A8"/>
    <w:rsid w:val="00C15D58"/>
    <w:rsid w:val="00C167E9"/>
    <w:rsid w:val="00C20A7C"/>
    <w:rsid w:val="00C2115F"/>
    <w:rsid w:val="00C234E0"/>
    <w:rsid w:val="00C24077"/>
    <w:rsid w:val="00C2564F"/>
    <w:rsid w:val="00C34583"/>
    <w:rsid w:val="00C3472A"/>
    <w:rsid w:val="00C35F83"/>
    <w:rsid w:val="00C47634"/>
    <w:rsid w:val="00C50CFE"/>
    <w:rsid w:val="00C53E83"/>
    <w:rsid w:val="00C540D4"/>
    <w:rsid w:val="00C62AFD"/>
    <w:rsid w:val="00C634BA"/>
    <w:rsid w:val="00C65E0E"/>
    <w:rsid w:val="00C66174"/>
    <w:rsid w:val="00C66CA4"/>
    <w:rsid w:val="00C70174"/>
    <w:rsid w:val="00C71019"/>
    <w:rsid w:val="00C716F0"/>
    <w:rsid w:val="00C8006A"/>
    <w:rsid w:val="00C80A7D"/>
    <w:rsid w:val="00C80DB5"/>
    <w:rsid w:val="00C83763"/>
    <w:rsid w:val="00C9322B"/>
    <w:rsid w:val="00C93716"/>
    <w:rsid w:val="00CA3657"/>
    <w:rsid w:val="00CA4A55"/>
    <w:rsid w:val="00CA6219"/>
    <w:rsid w:val="00CC2732"/>
    <w:rsid w:val="00CC6C96"/>
    <w:rsid w:val="00CC7262"/>
    <w:rsid w:val="00CD33A1"/>
    <w:rsid w:val="00CD4DDC"/>
    <w:rsid w:val="00CD53F8"/>
    <w:rsid w:val="00CD7BD2"/>
    <w:rsid w:val="00CE76B6"/>
    <w:rsid w:val="00CF3F08"/>
    <w:rsid w:val="00CF7E7E"/>
    <w:rsid w:val="00D03957"/>
    <w:rsid w:val="00D045CC"/>
    <w:rsid w:val="00D04CCB"/>
    <w:rsid w:val="00D05C27"/>
    <w:rsid w:val="00D072A5"/>
    <w:rsid w:val="00D12E6C"/>
    <w:rsid w:val="00D1462D"/>
    <w:rsid w:val="00D2637C"/>
    <w:rsid w:val="00D303F3"/>
    <w:rsid w:val="00D31200"/>
    <w:rsid w:val="00D333C7"/>
    <w:rsid w:val="00D35B13"/>
    <w:rsid w:val="00D42928"/>
    <w:rsid w:val="00D458CE"/>
    <w:rsid w:val="00D50DC7"/>
    <w:rsid w:val="00D5306F"/>
    <w:rsid w:val="00D53F04"/>
    <w:rsid w:val="00D5492B"/>
    <w:rsid w:val="00D66901"/>
    <w:rsid w:val="00D67954"/>
    <w:rsid w:val="00D75B07"/>
    <w:rsid w:val="00D8142F"/>
    <w:rsid w:val="00D82F26"/>
    <w:rsid w:val="00D83093"/>
    <w:rsid w:val="00D848EE"/>
    <w:rsid w:val="00D87784"/>
    <w:rsid w:val="00D960E6"/>
    <w:rsid w:val="00D97044"/>
    <w:rsid w:val="00DA0A17"/>
    <w:rsid w:val="00DA1971"/>
    <w:rsid w:val="00DA5666"/>
    <w:rsid w:val="00DA7746"/>
    <w:rsid w:val="00DB1D79"/>
    <w:rsid w:val="00DB427D"/>
    <w:rsid w:val="00DB47E7"/>
    <w:rsid w:val="00DB715B"/>
    <w:rsid w:val="00DC01DB"/>
    <w:rsid w:val="00DC3389"/>
    <w:rsid w:val="00DC53CF"/>
    <w:rsid w:val="00DC7531"/>
    <w:rsid w:val="00DD1649"/>
    <w:rsid w:val="00DD499E"/>
    <w:rsid w:val="00DE0B6F"/>
    <w:rsid w:val="00DE4B6D"/>
    <w:rsid w:val="00E00656"/>
    <w:rsid w:val="00E0095F"/>
    <w:rsid w:val="00E01748"/>
    <w:rsid w:val="00E01770"/>
    <w:rsid w:val="00E05BCE"/>
    <w:rsid w:val="00E14834"/>
    <w:rsid w:val="00E23216"/>
    <w:rsid w:val="00E27478"/>
    <w:rsid w:val="00E31257"/>
    <w:rsid w:val="00E36F58"/>
    <w:rsid w:val="00E410AD"/>
    <w:rsid w:val="00E422A1"/>
    <w:rsid w:val="00E471BC"/>
    <w:rsid w:val="00E5070A"/>
    <w:rsid w:val="00E566F0"/>
    <w:rsid w:val="00E60AC9"/>
    <w:rsid w:val="00E65968"/>
    <w:rsid w:val="00E7324C"/>
    <w:rsid w:val="00E742FF"/>
    <w:rsid w:val="00E752F9"/>
    <w:rsid w:val="00E77089"/>
    <w:rsid w:val="00E80179"/>
    <w:rsid w:val="00E81315"/>
    <w:rsid w:val="00E82C5A"/>
    <w:rsid w:val="00E846FB"/>
    <w:rsid w:val="00E9286B"/>
    <w:rsid w:val="00EA73A9"/>
    <w:rsid w:val="00EA7FA0"/>
    <w:rsid w:val="00EB036B"/>
    <w:rsid w:val="00EB0530"/>
    <w:rsid w:val="00EB3826"/>
    <w:rsid w:val="00EB7088"/>
    <w:rsid w:val="00EC7155"/>
    <w:rsid w:val="00EC72C0"/>
    <w:rsid w:val="00ED1116"/>
    <w:rsid w:val="00ED364C"/>
    <w:rsid w:val="00ED4846"/>
    <w:rsid w:val="00ED530C"/>
    <w:rsid w:val="00ED72EB"/>
    <w:rsid w:val="00ED7C9C"/>
    <w:rsid w:val="00EE1ED3"/>
    <w:rsid w:val="00EE2771"/>
    <w:rsid w:val="00EE299D"/>
    <w:rsid w:val="00EF0A21"/>
    <w:rsid w:val="00EF12CA"/>
    <w:rsid w:val="00EF3C62"/>
    <w:rsid w:val="00EF505E"/>
    <w:rsid w:val="00EF6BB5"/>
    <w:rsid w:val="00F10D9D"/>
    <w:rsid w:val="00F12577"/>
    <w:rsid w:val="00F20488"/>
    <w:rsid w:val="00F30BA7"/>
    <w:rsid w:val="00F33BC4"/>
    <w:rsid w:val="00F345D8"/>
    <w:rsid w:val="00F353B0"/>
    <w:rsid w:val="00F41AC4"/>
    <w:rsid w:val="00F55B96"/>
    <w:rsid w:val="00F560D3"/>
    <w:rsid w:val="00F61236"/>
    <w:rsid w:val="00F64AEF"/>
    <w:rsid w:val="00F70D6B"/>
    <w:rsid w:val="00F719CB"/>
    <w:rsid w:val="00F75109"/>
    <w:rsid w:val="00F92533"/>
    <w:rsid w:val="00FA27F8"/>
    <w:rsid w:val="00FA4CE4"/>
    <w:rsid w:val="00FB0D07"/>
    <w:rsid w:val="00FB32CD"/>
    <w:rsid w:val="00FB3337"/>
    <w:rsid w:val="00FB4228"/>
    <w:rsid w:val="00FB48DD"/>
    <w:rsid w:val="00FB64D6"/>
    <w:rsid w:val="00FC2AD8"/>
    <w:rsid w:val="00FC4385"/>
    <w:rsid w:val="00FC49E5"/>
    <w:rsid w:val="00FC5D6D"/>
    <w:rsid w:val="00FD2D4D"/>
    <w:rsid w:val="00FD6DB9"/>
    <w:rsid w:val="00FD75C6"/>
    <w:rsid w:val="00FE008C"/>
    <w:rsid w:val="00FE1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989CC"/>
  <w15:chartTrackingRefBased/>
  <w15:docId w15:val="{653FC0D0-C616-FF45-AFB6-72815B956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A5666"/>
    <w:rPr>
      <w:rFonts w:ascii="Times New Roman" w:eastAsia="Times New Roman" w:hAnsi="Times New Roman" w:cs="Times New Roman"/>
    </w:rPr>
  </w:style>
  <w:style w:type="paragraph" w:styleId="Heading3">
    <w:name w:val="heading 3"/>
    <w:basedOn w:val="Normal"/>
    <w:link w:val="Heading3Char"/>
    <w:uiPriority w:val="9"/>
    <w:qFormat/>
    <w:rsid w:val="000D35E1"/>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713F2A"/>
    <w:pPr>
      <w:jc w:val="center"/>
    </w:pPr>
    <w:rPr>
      <w:rFonts w:ascii="Calibri" w:eastAsiaTheme="minorEastAsia" w:hAnsi="Calibri" w:cs="Calibri"/>
      <w:noProof/>
    </w:rPr>
  </w:style>
  <w:style w:type="character" w:customStyle="1" w:styleId="EndNoteBibliographyTitleChar">
    <w:name w:val="EndNote Bibliography Title Char"/>
    <w:basedOn w:val="DefaultParagraphFont"/>
    <w:link w:val="EndNoteBibliographyTitle"/>
    <w:rsid w:val="00713F2A"/>
    <w:rPr>
      <w:rFonts w:ascii="Calibri" w:hAnsi="Calibri" w:cs="Calibri"/>
      <w:noProof/>
    </w:rPr>
  </w:style>
  <w:style w:type="paragraph" w:customStyle="1" w:styleId="EndNoteBibliography">
    <w:name w:val="EndNote Bibliography"/>
    <w:basedOn w:val="Normal"/>
    <w:link w:val="EndNoteBibliographyChar"/>
    <w:rsid w:val="00713F2A"/>
    <w:rPr>
      <w:rFonts w:ascii="Calibri" w:eastAsiaTheme="minorEastAsia" w:hAnsi="Calibri" w:cs="Calibri"/>
      <w:noProof/>
    </w:rPr>
  </w:style>
  <w:style w:type="character" w:customStyle="1" w:styleId="EndNoteBibliographyChar">
    <w:name w:val="EndNote Bibliography Char"/>
    <w:basedOn w:val="DefaultParagraphFont"/>
    <w:link w:val="EndNoteBibliography"/>
    <w:rsid w:val="00713F2A"/>
    <w:rPr>
      <w:rFonts w:ascii="Calibri" w:hAnsi="Calibri" w:cs="Calibri"/>
      <w:noProof/>
    </w:rPr>
  </w:style>
  <w:style w:type="paragraph" w:styleId="BalloonText">
    <w:name w:val="Balloon Text"/>
    <w:basedOn w:val="Normal"/>
    <w:link w:val="BalloonTextChar"/>
    <w:uiPriority w:val="99"/>
    <w:semiHidden/>
    <w:unhideWhenUsed/>
    <w:rsid w:val="00650E20"/>
    <w:rPr>
      <w:rFonts w:eastAsiaTheme="minorEastAsia"/>
      <w:sz w:val="18"/>
      <w:szCs w:val="18"/>
    </w:rPr>
  </w:style>
  <w:style w:type="character" w:customStyle="1" w:styleId="BalloonTextChar">
    <w:name w:val="Balloon Text Char"/>
    <w:basedOn w:val="DefaultParagraphFont"/>
    <w:link w:val="BalloonText"/>
    <w:uiPriority w:val="99"/>
    <w:semiHidden/>
    <w:rsid w:val="00650E2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300"/>
    <w:rPr>
      <w:sz w:val="16"/>
      <w:szCs w:val="16"/>
    </w:rPr>
  </w:style>
  <w:style w:type="paragraph" w:styleId="CommentText">
    <w:name w:val="annotation text"/>
    <w:basedOn w:val="Normal"/>
    <w:link w:val="CommentTextChar"/>
    <w:uiPriority w:val="99"/>
    <w:semiHidden/>
    <w:unhideWhenUsed/>
    <w:rsid w:val="00830300"/>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830300"/>
    <w:rPr>
      <w:sz w:val="20"/>
      <w:szCs w:val="20"/>
    </w:rPr>
  </w:style>
  <w:style w:type="paragraph" w:styleId="CommentSubject">
    <w:name w:val="annotation subject"/>
    <w:basedOn w:val="CommentText"/>
    <w:next w:val="CommentText"/>
    <w:link w:val="CommentSubjectChar"/>
    <w:uiPriority w:val="99"/>
    <w:semiHidden/>
    <w:unhideWhenUsed/>
    <w:rsid w:val="00830300"/>
    <w:rPr>
      <w:b/>
      <w:bCs/>
    </w:rPr>
  </w:style>
  <w:style w:type="character" w:customStyle="1" w:styleId="CommentSubjectChar">
    <w:name w:val="Comment Subject Char"/>
    <w:basedOn w:val="CommentTextChar"/>
    <w:link w:val="CommentSubject"/>
    <w:uiPriority w:val="99"/>
    <w:semiHidden/>
    <w:rsid w:val="00830300"/>
    <w:rPr>
      <w:b/>
      <w:bCs/>
      <w:sz w:val="20"/>
      <w:szCs w:val="20"/>
    </w:rPr>
  </w:style>
  <w:style w:type="paragraph" w:styleId="Revision">
    <w:name w:val="Revision"/>
    <w:hidden/>
    <w:uiPriority w:val="99"/>
    <w:semiHidden/>
    <w:rsid w:val="002B4FF8"/>
  </w:style>
  <w:style w:type="character" w:styleId="Hyperlink">
    <w:name w:val="Hyperlink"/>
    <w:basedOn w:val="DefaultParagraphFont"/>
    <w:uiPriority w:val="99"/>
    <w:unhideWhenUsed/>
    <w:rsid w:val="00FC5D6D"/>
    <w:rPr>
      <w:color w:val="0000FF"/>
      <w:u w:val="single"/>
    </w:rPr>
  </w:style>
  <w:style w:type="character" w:styleId="FollowedHyperlink">
    <w:name w:val="FollowedHyperlink"/>
    <w:basedOn w:val="DefaultParagraphFont"/>
    <w:uiPriority w:val="99"/>
    <w:semiHidden/>
    <w:unhideWhenUsed/>
    <w:rsid w:val="00FC5D6D"/>
    <w:rPr>
      <w:color w:val="954F72" w:themeColor="followedHyperlink"/>
      <w:u w:val="single"/>
    </w:rPr>
  </w:style>
  <w:style w:type="character" w:styleId="UnresolvedMention">
    <w:name w:val="Unresolved Mention"/>
    <w:basedOn w:val="DefaultParagraphFont"/>
    <w:uiPriority w:val="99"/>
    <w:semiHidden/>
    <w:unhideWhenUsed/>
    <w:rsid w:val="003F00F9"/>
    <w:rPr>
      <w:color w:val="605E5C"/>
      <w:shd w:val="clear" w:color="auto" w:fill="E1DFDD"/>
    </w:rPr>
  </w:style>
  <w:style w:type="paragraph" w:styleId="ListParagraph">
    <w:name w:val="List Paragraph"/>
    <w:basedOn w:val="Normal"/>
    <w:uiPriority w:val="34"/>
    <w:qFormat/>
    <w:rsid w:val="00D67954"/>
    <w:pPr>
      <w:ind w:left="720"/>
      <w:contextualSpacing/>
    </w:pPr>
    <w:rPr>
      <w:rFonts w:asciiTheme="minorHAnsi" w:eastAsiaTheme="minorEastAsia" w:hAnsiTheme="minorHAnsi" w:cstheme="minorBidi"/>
    </w:rPr>
  </w:style>
  <w:style w:type="character" w:customStyle="1" w:styleId="Heading3Char">
    <w:name w:val="Heading 3 Char"/>
    <w:basedOn w:val="DefaultParagraphFont"/>
    <w:link w:val="Heading3"/>
    <w:uiPriority w:val="9"/>
    <w:rsid w:val="000D35E1"/>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606362"/>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606362"/>
  </w:style>
  <w:style w:type="paragraph" w:styleId="Footer">
    <w:name w:val="footer"/>
    <w:basedOn w:val="Normal"/>
    <w:link w:val="FooterChar"/>
    <w:uiPriority w:val="99"/>
    <w:unhideWhenUsed/>
    <w:rsid w:val="00606362"/>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606362"/>
  </w:style>
  <w:style w:type="character" w:styleId="PageNumber">
    <w:name w:val="page number"/>
    <w:basedOn w:val="DefaultParagraphFont"/>
    <w:uiPriority w:val="99"/>
    <w:semiHidden/>
    <w:unhideWhenUsed/>
    <w:rsid w:val="00606362"/>
  </w:style>
  <w:style w:type="character" w:customStyle="1" w:styleId="citationref">
    <w:name w:val="citationref"/>
    <w:basedOn w:val="DefaultParagraphFont"/>
    <w:rsid w:val="00D05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7994">
      <w:bodyDiv w:val="1"/>
      <w:marLeft w:val="0"/>
      <w:marRight w:val="0"/>
      <w:marTop w:val="0"/>
      <w:marBottom w:val="0"/>
      <w:divBdr>
        <w:top w:val="none" w:sz="0" w:space="0" w:color="auto"/>
        <w:left w:val="none" w:sz="0" w:space="0" w:color="auto"/>
        <w:bottom w:val="none" w:sz="0" w:space="0" w:color="auto"/>
        <w:right w:val="none" w:sz="0" w:space="0" w:color="auto"/>
      </w:divBdr>
    </w:div>
    <w:div w:id="133373569">
      <w:bodyDiv w:val="1"/>
      <w:marLeft w:val="0"/>
      <w:marRight w:val="0"/>
      <w:marTop w:val="0"/>
      <w:marBottom w:val="0"/>
      <w:divBdr>
        <w:top w:val="none" w:sz="0" w:space="0" w:color="auto"/>
        <w:left w:val="none" w:sz="0" w:space="0" w:color="auto"/>
        <w:bottom w:val="none" w:sz="0" w:space="0" w:color="auto"/>
        <w:right w:val="none" w:sz="0" w:space="0" w:color="auto"/>
      </w:divBdr>
    </w:div>
    <w:div w:id="263735769">
      <w:bodyDiv w:val="1"/>
      <w:marLeft w:val="0"/>
      <w:marRight w:val="0"/>
      <w:marTop w:val="0"/>
      <w:marBottom w:val="0"/>
      <w:divBdr>
        <w:top w:val="none" w:sz="0" w:space="0" w:color="auto"/>
        <w:left w:val="none" w:sz="0" w:space="0" w:color="auto"/>
        <w:bottom w:val="none" w:sz="0" w:space="0" w:color="auto"/>
        <w:right w:val="none" w:sz="0" w:space="0" w:color="auto"/>
      </w:divBdr>
    </w:div>
    <w:div w:id="266811705">
      <w:bodyDiv w:val="1"/>
      <w:marLeft w:val="0"/>
      <w:marRight w:val="0"/>
      <w:marTop w:val="0"/>
      <w:marBottom w:val="0"/>
      <w:divBdr>
        <w:top w:val="none" w:sz="0" w:space="0" w:color="auto"/>
        <w:left w:val="none" w:sz="0" w:space="0" w:color="auto"/>
        <w:bottom w:val="none" w:sz="0" w:space="0" w:color="auto"/>
        <w:right w:val="none" w:sz="0" w:space="0" w:color="auto"/>
      </w:divBdr>
    </w:div>
    <w:div w:id="467284542">
      <w:bodyDiv w:val="1"/>
      <w:marLeft w:val="0"/>
      <w:marRight w:val="0"/>
      <w:marTop w:val="0"/>
      <w:marBottom w:val="0"/>
      <w:divBdr>
        <w:top w:val="none" w:sz="0" w:space="0" w:color="auto"/>
        <w:left w:val="none" w:sz="0" w:space="0" w:color="auto"/>
        <w:bottom w:val="none" w:sz="0" w:space="0" w:color="auto"/>
        <w:right w:val="none" w:sz="0" w:space="0" w:color="auto"/>
      </w:divBdr>
    </w:div>
    <w:div w:id="486828626">
      <w:bodyDiv w:val="1"/>
      <w:marLeft w:val="0"/>
      <w:marRight w:val="0"/>
      <w:marTop w:val="0"/>
      <w:marBottom w:val="0"/>
      <w:divBdr>
        <w:top w:val="none" w:sz="0" w:space="0" w:color="auto"/>
        <w:left w:val="none" w:sz="0" w:space="0" w:color="auto"/>
        <w:bottom w:val="none" w:sz="0" w:space="0" w:color="auto"/>
        <w:right w:val="none" w:sz="0" w:space="0" w:color="auto"/>
      </w:divBdr>
    </w:div>
    <w:div w:id="560992364">
      <w:bodyDiv w:val="1"/>
      <w:marLeft w:val="0"/>
      <w:marRight w:val="0"/>
      <w:marTop w:val="0"/>
      <w:marBottom w:val="0"/>
      <w:divBdr>
        <w:top w:val="none" w:sz="0" w:space="0" w:color="auto"/>
        <w:left w:val="none" w:sz="0" w:space="0" w:color="auto"/>
        <w:bottom w:val="none" w:sz="0" w:space="0" w:color="auto"/>
        <w:right w:val="none" w:sz="0" w:space="0" w:color="auto"/>
      </w:divBdr>
    </w:div>
    <w:div w:id="746805381">
      <w:bodyDiv w:val="1"/>
      <w:marLeft w:val="0"/>
      <w:marRight w:val="0"/>
      <w:marTop w:val="0"/>
      <w:marBottom w:val="0"/>
      <w:divBdr>
        <w:top w:val="none" w:sz="0" w:space="0" w:color="auto"/>
        <w:left w:val="none" w:sz="0" w:space="0" w:color="auto"/>
        <w:bottom w:val="none" w:sz="0" w:space="0" w:color="auto"/>
        <w:right w:val="none" w:sz="0" w:space="0" w:color="auto"/>
      </w:divBdr>
    </w:div>
    <w:div w:id="905798778">
      <w:bodyDiv w:val="1"/>
      <w:marLeft w:val="0"/>
      <w:marRight w:val="0"/>
      <w:marTop w:val="0"/>
      <w:marBottom w:val="0"/>
      <w:divBdr>
        <w:top w:val="none" w:sz="0" w:space="0" w:color="auto"/>
        <w:left w:val="none" w:sz="0" w:space="0" w:color="auto"/>
        <w:bottom w:val="none" w:sz="0" w:space="0" w:color="auto"/>
        <w:right w:val="none" w:sz="0" w:space="0" w:color="auto"/>
      </w:divBdr>
    </w:div>
    <w:div w:id="1019431645">
      <w:bodyDiv w:val="1"/>
      <w:marLeft w:val="0"/>
      <w:marRight w:val="0"/>
      <w:marTop w:val="0"/>
      <w:marBottom w:val="0"/>
      <w:divBdr>
        <w:top w:val="none" w:sz="0" w:space="0" w:color="auto"/>
        <w:left w:val="none" w:sz="0" w:space="0" w:color="auto"/>
        <w:bottom w:val="none" w:sz="0" w:space="0" w:color="auto"/>
        <w:right w:val="none" w:sz="0" w:space="0" w:color="auto"/>
      </w:divBdr>
    </w:div>
    <w:div w:id="1148865943">
      <w:bodyDiv w:val="1"/>
      <w:marLeft w:val="0"/>
      <w:marRight w:val="0"/>
      <w:marTop w:val="0"/>
      <w:marBottom w:val="0"/>
      <w:divBdr>
        <w:top w:val="none" w:sz="0" w:space="0" w:color="auto"/>
        <w:left w:val="none" w:sz="0" w:space="0" w:color="auto"/>
        <w:bottom w:val="none" w:sz="0" w:space="0" w:color="auto"/>
        <w:right w:val="none" w:sz="0" w:space="0" w:color="auto"/>
      </w:divBdr>
      <w:divsChild>
        <w:div w:id="1092046972">
          <w:marLeft w:val="0"/>
          <w:marRight w:val="0"/>
          <w:marTop w:val="0"/>
          <w:marBottom w:val="0"/>
          <w:divBdr>
            <w:top w:val="none" w:sz="0" w:space="0" w:color="auto"/>
            <w:left w:val="none" w:sz="0" w:space="0" w:color="auto"/>
            <w:bottom w:val="none" w:sz="0" w:space="0" w:color="auto"/>
            <w:right w:val="none" w:sz="0" w:space="0" w:color="auto"/>
          </w:divBdr>
        </w:div>
      </w:divsChild>
    </w:div>
    <w:div w:id="1266110837">
      <w:bodyDiv w:val="1"/>
      <w:marLeft w:val="0"/>
      <w:marRight w:val="0"/>
      <w:marTop w:val="0"/>
      <w:marBottom w:val="0"/>
      <w:divBdr>
        <w:top w:val="none" w:sz="0" w:space="0" w:color="auto"/>
        <w:left w:val="none" w:sz="0" w:space="0" w:color="auto"/>
        <w:bottom w:val="none" w:sz="0" w:space="0" w:color="auto"/>
        <w:right w:val="none" w:sz="0" w:space="0" w:color="auto"/>
      </w:divBdr>
    </w:div>
    <w:div w:id="1273394809">
      <w:bodyDiv w:val="1"/>
      <w:marLeft w:val="0"/>
      <w:marRight w:val="0"/>
      <w:marTop w:val="0"/>
      <w:marBottom w:val="0"/>
      <w:divBdr>
        <w:top w:val="none" w:sz="0" w:space="0" w:color="auto"/>
        <w:left w:val="none" w:sz="0" w:space="0" w:color="auto"/>
        <w:bottom w:val="none" w:sz="0" w:space="0" w:color="auto"/>
        <w:right w:val="none" w:sz="0" w:space="0" w:color="auto"/>
      </w:divBdr>
    </w:div>
    <w:div w:id="1315184812">
      <w:bodyDiv w:val="1"/>
      <w:marLeft w:val="0"/>
      <w:marRight w:val="0"/>
      <w:marTop w:val="0"/>
      <w:marBottom w:val="0"/>
      <w:divBdr>
        <w:top w:val="none" w:sz="0" w:space="0" w:color="auto"/>
        <w:left w:val="none" w:sz="0" w:space="0" w:color="auto"/>
        <w:bottom w:val="none" w:sz="0" w:space="0" w:color="auto"/>
        <w:right w:val="none" w:sz="0" w:space="0" w:color="auto"/>
      </w:divBdr>
    </w:div>
    <w:div w:id="1365717740">
      <w:bodyDiv w:val="1"/>
      <w:marLeft w:val="0"/>
      <w:marRight w:val="0"/>
      <w:marTop w:val="0"/>
      <w:marBottom w:val="0"/>
      <w:divBdr>
        <w:top w:val="none" w:sz="0" w:space="0" w:color="auto"/>
        <w:left w:val="none" w:sz="0" w:space="0" w:color="auto"/>
        <w:bottom w:val="none" w:sz="0" w:space="0" w:color="auto"/>
        <w:right w:val="none" w:sz="0" w:space="0" w:color="auto"/>
      </w:divBdr>
    </w:div>
    <w:div w:id="1390886477">
      <w:bodyDiv w:val="1"/>
      <w:marLeft w:val="0"/>
      <w:marRight w:val="0"/>
      <w:marTop w:val="0"/>
      <w:marBottom w:val="0"/>
      <w:divBdr>
        <w:top w:val="none" w:sz="0" w:space="0" w:color="auto"/>
        <w:left w:val="none" w:sz="0" w:space="0" w:color="auto"/>
        <w:bottom w:val="none" w:sz="0" w:space="0" w:color="auto"/>
        <w:right w:val="none" w:sz="0" w:space="0" w:color="auto"/>
      </w:divBdr>
    </w:div>
    <w:div w:id="1446073506">
      <w:bodyDiv w:val="1"/>
      <w:marLeft w:val="0"/>
      <w:marRight w:val="0"/>
      <w:marTop w:val="0"/>
      <w:marBottom w:val="0"/>
      <w:divBdr>
        <w:top w:val="none" w:sz="0" w:space="0" w:color="auto"/>
        <w:left w:val="none" w:sz="0" w:space="0" w:color="auto"/>
        <w:bottom w:val="none" w:sz="0" w:space="0" w:color="auto"/>
        <w:right w:val="none" w:sz="0" w:space="0" w:color="auto"/>
      </w:divBdr>
    </w:div>
    <w:div w:id="1744713902">
      <w:bodyDiv w:val="1"/>
      <w:marLeft w:val="0"/>
      <w:marRight w:val="0"/>
      <w:marTop w:val="0"/>
      <w:marBottom w:val="0"/>
      <w:divBdr>
        <w:top w:val="none" w:sz="0" w:space="0" w:color="auto"/>
        <w:left w:val="none" w:sz="0" w:space="0" w:color="auto"/>
        <w:bottom w:val="none" w:sz="0" w:space="0" w:color="auto"/>
        <w:right w:val="none" w:sz="0" w:space="0" w:color="auto"/>
      </w:divBdr>
    </w:div>
    <w:div w:id="1817914184">
      <w:bodyDiv w:val="1"/>
      <w:marLeft w:val="0"/>
      <w:marRight w:val="0"/>
      <w:marTop w:val="0"/>
      <w:marBottom w:val="0"/>
      <w:divBdr>
        <w:top w:val="none" w:sz="0" w:space="0" w:color="auto"/>
        <w:left w:val="none" w:sz="0" w:space="0" w:color="auto"/>
        <w:bottom w:val="none" w:sz="0" w:space="0" w:color="auto"/>
        <w:right w:val="none" w:sz="0" w:space="0" w:color="auto"/>
      </w:divBdr>
    </w:div>
    <w:div w:id="1833058761">
      <w:bodyDiv w:val="1"/>
      <w:marLeft w:val="0"/>
      <w:marRight w:val="0"/>
      <w:marTop w:val="0"/>
      <w:marBottom w:val="0"/>
      <w:divBdr>
        <w:top w:val="none" w:sz="0" w:space="0" w:color="auto"/>
        <w:left w:val="none" w:sz="0" w:space="0" w:color="auto"/>
        <w:bottom w:val="none" w:sz="0" w:space="0" w:color="auto"/>
        <w:right w:val="none" w:sz="0" w:space="0" w:color="auto"/>
      </w:divBdr>
    </w:div>
    <w:div w:id="1995445550">
      <w:bodyDiv w:val="1"/>
      <w:marLeft w:val="0"/>
      <w:marRight w:val="0"/>
      <w:marTop w:val="0"/>
      <w:marBottom w:val="0"/>
      <w:divBdr>
        <w:top w:val="none" w:sz="0" w:space="0" w:color="auto"/>
        <w:left w:val="none" w:sz="0" w:space="0" w:color="auto"/>
        <w:bottom w:val="none" w:sz="0" w:space="0" w:color="auto"/>
        <w:right w:val="none" w:sz="0" w:space="0" w:color="auto"/>
      </w:divBdr>
    </w:div>
    <w:div w:id="212403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FB392-07C9-2549-822F-8E666F3C3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13</Pages>
  <Words>5774</Words>
  <Characters>32913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 Wei</dc:creator>
  <cp:keywords/>
  <dc:description/>
  <cp:lastModifiedBy>Ke Wei</cp:lastModifiedBy>
  <cp:revision>3</cp:revision>
  <cp:lastPrinted>2019-09-18T17:25:00Z</cp:lastPrinted>
  <dcterms:created xsi:type="dcterms:W3CDTF">2019-09-18T21:58:00Z</dcterms:created>
  <dcterms:modified xsi:type="dcterms:W3CDTF">2019-09-23T15:21:00Z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7eaf3eed-c8d0-3c2a-94d3-7d359d2150ac</vt:lpwstr>
  </property>
  <property fmtid="{D5CDD505-2E9C-101B-9397-08002B2CF9AE}" pid="24" name="Mendeley Citation Style_1">
    <vt:lpwstr>http://www.zotero.org/styles/american-medical-association</vt:lpwstr>
  </property>
</Properties>
</file>