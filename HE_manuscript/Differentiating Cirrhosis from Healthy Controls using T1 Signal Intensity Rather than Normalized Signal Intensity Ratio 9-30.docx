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9C757" w14:textId="3B17D9DA" w:rsidR="00D12E6C" w:rsidRPr="0032563E" w:rsidRDefault="00D12E6C" w:rsidP="00AB2A30">
      <w:r w:rsidRPr="0032563E">
        <w:t>Differentiat</w:t>
      </w:r>
      <w:r w:rsidR="0045070B" w:rsidRPr="0032563E">
        <w:t>ing</w:t>
      </w:r>
      <w:r w:rsidRPr="0032563E">
        <w:t xml:space="preserve"> </w:t>
      </w:r>
      <w:r w:rsidR="0045070B" w:rsidRPr="0032563E">
        <w:t>Cirrhosis</w:t>
      </w:r>
      <w:r w:rsidR="00CD53F8" w:rsidRPr="0032563E">
        <w:t xml:space="preserve"> from Healthy Controls</w:t>
      </w:r>
      <w:r w:rsidRPr="0032563E">
        <w:t xml:space="preserve"> using T</w:t>
      </w:r>
      <w:r w:rsidR="0045070B" w:rsidRPr="0032563E">
        <w:t>1 Signal Intensity</w:t>
      </w:r>
      <w:r w:rsidRPr="0032563E">
        <w:t xml:space="preserve"> </w:t>
      </w:r>
      <w:r w:rsidR="007C21FF">
        <w:t xml:space="preserve">Rather than Normalized Signal Intensity Ratio </w:t>
      </w:r>
    </w:p>
    <w:p w14:paraId="34415376" w14:textId="77777777" w:rsidR="00D12E6C" w:rsidRPr="0032563E" w:rsidRDefault="00D12E6C" w:rsidP="00AB2A30"/>
    <w:p w14:paraId="66A9405D" w14:textId="5ACFD504" w:rsidR="00DA0A17" w:rsidRPr="0032563E" w:rsidRDefault="0050733F" w:rsidP="00AB2A30">
      <w:r w:rsidRPr="0032563E">
        <w:t>Abstract</w:t>
      </w:r>
      <w:r w:rsidR="00DA0A17" w:rsidRPr="0032563E">
        <w:t>:</w:t>
      </w:r>
    </w:p>
    <w:p w14:paraId="794A264A" w14:textId="49577E21" w:rsidR="00652BF2" w:rsidRDefault="00652BF2" w:rsidP="00AB2A30">
      <w:r>
        <w:t>Background:</w:t>
      </w:r>
      <w:r w:rsidRPr="0032563E">
        <w:t xml:space="preserve"> T</w:t>
      </w:r>
      <w:r w:rsidR="009F52BD" w:rsidRPr="0032563E">
        <w:t xml:space="preserve">1 shortening on </w:t>
      </w:r>
      <w:r w:rsidR="009D70E8" w:rsidRPr="0032563E">
        <w:t xml:space="preserve">brain </w:t>
      </w:r>
      <w:r w:rsidR="009F52BD" w:rsidRPr="0032563E">
        <w:t xml:space="preserve">MRI </w:t>
      </w:r>
      <w:r w:rsidR="009D70E8" w:rsidRPr="0032563E">
        <w:t xml:space="preserve">is a marker of Manganese deposition </w:t>
      </w:r>
      <w:r w:rsidR="009F52BD" w:rsidRPr="0032563E">
        <w:t xml:space="preserve">among </w:t>
      </w:r>
      <w:r w:rsidR="00387D8F" w:rsidRPr="0032563E">
        <w:t xml:space="preserve">those with liver </w:t>
      </w:r>
      <w:r w:rsidR="00AC41CF" w:rsidRPr="0032563E">
        <w:t>failure</w:t>
      </w:r>
      <w:r w:rsidR="00387D8F" w:rsidRPr="0032563E">
        <w:t xml:space="preserve"> </w:t>
      </w:r>
      <w:r w:rsidR="009F52BD" w:rsidRPr="0032563E">
        <w:t xml:space="preserve">and portal hypertension. </w:t>
      </w:r>
      <w:r>
        <w:t>This study</w:t>
      </w:r>
      <w:r w:rsidR="007B6742" w:rsidRPr="0032563E">
        <w:t xml:space="preserve"> </w:t>
      </w:r>
      <w:r w:rsidRPr="0032563E">
        <w:t>evaluates</w:t>
      </w:r>
      <w:r w:rsidR="007B6742" w:rsidRPr="0032563E">
        <w:t xml:space="preserve"> a fully automated approach to identify increased T1 signal intensity in the brain </w:t>
      </w:r>
      <w:r w:rsidR="00C9322B" w:rsidRPr="0032563E">
        <w:t>using FreeSurfer.</w:t>
      </w:r>
      <w:r w:rsidR="00963A13" w:rsidRPr="0032563E">
        <w:t xml:space="preserve"> </w:t>
      </w:r>
    </w:p>
    <w:p w14:paraId="46350FE7" w14:textId="7E5FF40B" w:rsidR="00652BF2" w:rsidRDefault="00652BF2" w:rsidP="00AB2A30">
      <w:r>
        <w:t xml:space="preserve">Method: </w:t>
      </w:r>
      <w:r w:rsidR="007C21FF">
        <w:t xml:space="preserve"> </w:t>
      </w:r>
      <w:r w:rsidR="006530CA" w:rsidRPr="0032563E">
        <w:t xml:space="preserve">3T </w:t>
      </w:r>
      <w:r w:rsidR="008D5F83" w:rsidRPr="0032563E">
        <w:t>brain MRI</w:t>
      </w:r>
      <w:r w:rsidR="007C21FF">
        <w:t xml:space="preserve"> and single -voxel proton MRS </w:t>
      </w:r>
      <w:r w:rsidR="008D5F83" w:rsidRPr="0032563E">
        <w:t xml:space="preserve">on </w:t>
      </w:r>
      <w:r w:rsidR="00385341" w:rsidRPr="0032563E">
        <w:t xml:space="preserve">26 </w:t>
      </w:r>
      <w:r w:rsidR="006530CA" w:rsidRPr="0032563E">
        <w:t xml:space="preserve">participants </w:t>
      </w:r>
      <w:r w:rsidR="00893092" w:rsidRPr="0032563E">
        <w:t xml:space="preserve">with </w:t>
      </w:r>
      <w:r w:rsidR="008D5F83" w:rsidRPr="0032563E">
        <w:t xml:space="preserve">cirrhosis </w:t>
      </w:r>
      <w:r w:rsidR="006530CA" w:rsidRPr="0032563E">
        <w:t>secondary</w:t>
      </w:r>
      <w:r w:rsidR="008D5F83" w:rsidRPr="0032563E">
        <w:t xml:space="preserve"> to</w:t>
      </w:r>
      <w:r w:rsidR="003A26DA" w:rsidRPr="0032563E">
        <w:t xml:space="preserve"> </w:t>
      </w:r>
      <w:r w:rsidR="00650E20" w:rsidRPr="0032563E">
        <w:t>n</w:t>
      </w:r>
      <w:r w:rsidR="003A26DA" w:rsidRPr="0032563E">
        <w:t>on-</w:t>
      </w:r>
      <w:r w:rsidR="00650E20" w:rsidRPr="0032563E">
        <w:t>a</w:t>
      </w:r>
      <w:r w:rsidR="003A26DA" w:rsidRPr="0032563E">
        <w:t xml:space="preserve">lcoholic </w:t>
      </w:r>
      <w:r w:rsidR="00650E20" w:rsidRPr="0032563E">
        <w:t>s</w:t>
      </w:r>
      <w:r w:rsidR="003A26DA" w:rsidRPr="0032563E">
        <w:t>teatohepatitis (NASH)</w:t>
      </w:r>
      <w:r w:rsidR="00CA6219" w:rsidRPr="0032563E">
        <w:t>,</w:t>
      </w:r>
      <w:r w:rsidR="003A26DA" w:rsidRPr="0032563E">
        <w:t xml:space="preserve"> </w:t>
      </w:r>
      <w:r w:rsidR="00893092" w:rsidRPr="0032563E">
        <w:t xml:space="preserve">7 </w:t>
      </w:r>
      <w:r w:rsidR="003A26DA" w:rsidRPr="0032563E">
        <w:t>with hepatic encephalopathy (HE)</w:t>
      </w:r>
      <w:r w:rsidR="00650E20" w:rsidRPr="0032563E">
        <w:t xml:space="preserve"> </w:t>
      </w:r>
      <w:r w:rsidR="00893092" w:rsidRPr="0032563E">
        <w:t>and 1</w:t>
      </w:r>
      <w:r w:rsidR="007C21FF">
        <w:t>9</w:t>
      </w:r>
      <w:r w:rsidR="00893092" w:rsidRPr="0032563E">
        <w:t xml:space="preserve"> without, </w:t>
      </w:r>
      <w:r w:rsidR="007C21FF">
        <w:t>and</w:t>
      </w:r>
      <w:r w:rsidR="00650E20" w:rsidRPr="0032563E">
        <w:t xml:space="preserve"> </w:t>
      </w:r>
      <w:r w:rsidR="00385341" w:rsidRPr="0032563E">
        <w:t xml:space="preserve">30 </w:t>
      </w:r>
      <w:r w:rsidR="00650E20" w:rsidRPr="0032563E">
        <w:t xml:space="preserve">healthy </w:t>
      </w:r>
      <w:r w:rsidR="007C21FF">
        <w:t xml:space="preserve">age matched </w:t>
      </w:r>
      <w:r w:rsidR="00650E20" w:rsidRPr="0032563E">
        <w:t>controls</w:t>
      </w:r>
      <w:r w:rsidR="003A26DA" w:rsidRPr="0032563E">
        <w:t>.</w:t>
      </w:r>
      <w:r>
        <w:t xml:space="preserve"> C</w:t>
      </w:r>
      <w:r w:rsidRPr="0032563E">
        <w:t>erebral cortex</w:t>
      </w:r>
      <w:r>
        <w:t xml:space="preserve">, </w:t>
      </w:r>
      <w:r w:rsidRPr="0032563E">
        <w:t>white matter, putamen, globus pallidus and brainstem</w:t>
      </w:r>
      <w:r>
        <w:t xml:space="preserve"> are the five relevant regions of interest selected.  Concentration of Ins, T1 signal intensity of these five regions, and orthotic normalized signal ratio of basal ganglia region over non basal ganglia are obtained.</w:t>
      </w:r>
    </w:p>
    <w:p w14:paraId="742F9FBA" w14:textId="53E0B28A" w:rsidR="00652BF2" w:rsidRDefault="00652BF2" w:rsidP="00AB2A30">
      <w:r>
        <w:t xml:space="preserve">Results: </w:t>
      </w:r>
    </w:p>
    <w:p w14:paraId="6E2E3843" w14:textId="7F50B292" w:rsidR="00652BF2" w:rsidRDefault="00652BF2" w:rsidP="00AB2A30">
      <w:r>
        <w:t>Conclusion:</w:t>
      </w:r>
    </w:p>
    <w:p w14:paraId="41E97679" w14:textId="623FEAC3" w:rsidR="00DA0A17" w:rsidRPr="0032563E" w:rsidRDefault="00893092" w:rsidP="00AB2A30">
      <w:r w:rsidRPr="0032563E">
        <w:t xml:space="preserve">Increased </w:t>
      </w:r>
      <w:r w:rsidR="00EA7FA0" w:rsidRPr="0032563E">
        <w:t xml:space="preserve">T1 </w:t>
      </w:r>
      <w:r w:rsidR="00652BF2">
        <w:t xml:space="preserve">signal intensity </w:t>
      </w:r>
      <w:r w:rsidR="00EA7FA0" w:rsidRPr="0032563E">
        <w:t xml:space="preserve">was noted in </w:t>
      </w:r>
      <w:r w:rsidR="00FB32CD" w:rsidRPr="0032563E">
        <w:t xml:space="preserve">all brain regions </w:t>
      </w:r>
      <w:r w:rsidR="00EE1ED3" w:rsidRPr="0032563E">
        <w:t>studied</w:t>
      </w:r>
      <w:r w:rsidR="00CC6C96" w:rsidRPr="0032563E">
        <w:t xml:space="preserve"> in those with cirrhosis, with or without HE, compared to controls (</w:t>
      </w:r>
      <w:r w:rsidR="00652BF2">
        <w:t>p&lt;&lt;0.001</w:t>
      </w:r>
      <w:r w:rsidR="00CC6C96" w:rsidRPr="0032563E">
        <w:t xml:space="preserve">).  </w:t>
      </w:r>
      <w:r w:rsidR="00EA7FA0" w:rsidRPr="0032563E">
        <w:t xml:space="preserve">A decrease in T1 signal was noted in </w:t>
      </w:r>
      <w:r w:rsidR="00652BF2">
        <w:t>all</w:t>
      </w:r>
      <w:r w:rsidR="00C34583" w:rsidRPr="0032563E">
        <w:t xml:space="preserve"> brain regions</w:t>
      </w:r>
      <w:r w:rsidR="00EA7FA0" w:rsidRPr="0032563E">
        <w:t xml:space="preserve"> in NASH</w:t>
      </w:r>
      <w:r w:rsidR="00652BF2">
        <w:t>+</w:t>
      </w:r>
      <w:r w:rsidR="00EA7FA0" w:rsidRPr="0032563E">
        <w:t xml:space="preserve">HE compared to NASH </w:t>
      </w:r>
      <w:r w:rsidR="00652BF2">
        <w:t>only</w:t>
      </w:r>
      <w:r w:rsidR="00E7324C" w:rsidRPr="0032563E">
        <w:t xml:space="preserve">, which </w:t>
      </w:r>
      <w:r w:rsidR="008B4F0A" w:rsidRPr="0032563E">
        <w:t xml:space="preserve">may </w:t>
      </w:r>
      <w:r w:rsidR="007A54F2" w:rsidRPr="0032563E">
        <w:t>indicate presence</w:t>
      </w:r>
      <w:r w:rsidR="00E7324C" w:rsidRPr="0032563E">
        <w:t xml:space="preserve"> of brain edem</w:t>
      </w:r>
      <w:r w:rsidR="0050733F" w:rsidRPr="0032563E">
        <w:t>a</w:t>
      </w:r>
      <w:r w:rsidR="00EA7FA0" w:rsidRPr="0032563E">
        <w:t xml:space="preserve">.  </w:t>
      </w:r>
    </w:p>
    <w:p w14:paraId="6C3551A1" w14:textId="77777777" w:rsidR="003A26DA" w:rsidRPr="00221839" w:rsidRDefault="003A26DA" w:rsidP="00AB2A30"/>
    <w:p w14:paraId="7FE3928B" w14:textId="7BC39209" w:rsidR="0070750F" w:rsidRDefault="00606362" w:rsidP="00AB2A30">
      <w:commentRangeStart w:id="0"/>
      <w:r w:rsidRPr="00221839">
        <w:t>Introduction</w:t>
      </w:r>
      <w:commentRangeEnd w:id="0"/>
      <w:r w:rsidR="0070750F" w:rsidRPr="00221839">
        <w:rPr>
          <w:rStyle w:val="CommentReference"/>
          <w:rFonts w:eastAsiaTheme="minorEastAsia"/>
        </w:rPr>
        <w:commentReference w:id="0"/>
      </w:r>
      <w:r w:rsidR="00D12E6C" w:rsidRPr="00221839">
        <w:t>:</w:t>
      </w:r>
    </w:p>
    <w:p w14:paraId="3303AEED" w14:textId="762858DE" w:rsidR="00606362" w:rsidRPr="00221839" w:rsidRDefault="00606362" w:rsidP="00AB2A30">
      <w:bookmarkStart w:id="1" w:name="_GoBack"/>
      <w:bookmarkEnd w:id="1"/>
    </w:p>
    <w:p w14:paraId="04E63F2D" w14:textId="0AFBE385" w:rsidR="00221839" w:rsidRPr="00221839" w:rsidRDefault="00221839" w:rsidP="00AB2A30">
      <w:pPr>
        <w:rPr>
          <w:sz w:val="22"/>
          <w:szCs w:val="22"/>
        </w:rPr>
      </w:pPr>
      <w:r w:rsidRPr="00221839">
        <w:rPr>
          <w:sz w:val="22"/>
          <w:szCs w:val="22"/>
        </w:rPr>
        <w:t xml:space="preserve">Liver disease impairs brain function and may lead to development of hepatic encephalopathy.  A commonly used brain imaging marker for the effects of liver failure is an increase in T1 signal intensity within the basal ganglia.  Multiple radiological – pathologic correlation studies have demonstrated that manganese deposition is responsible for T1 shortening among those with advanced liver disease  </w:t>
      </w:r>
      <w:r w:rsidRPr="00221839">
        <w:rPr>
          <w:sz w:val="22"/>
          <w:szCs w:val="22"/>
        </w:rPr>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dCI+MS00PC9zdHlsZT48L0Rpc3BsYXlUZXh0PjxyZWNvcmQ+PGRhdGVzPjxwdWItZGF0ZXM+PGRh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PlJlZmVyZW5jZSBWYWx1ZXM8L2tleXdvcmQ+PC9rZXl3b3Jkcz48aXNibj4wMTk1LTYxMDggKFBy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</w:fldData>
        </w:fldChar>
      </w:r>
      <w:r w:rsidRPr="00221839">
        <w:rPr>
          <w:sz w:val="22"/>
          <w:szCs w:val="22"/>
        </w:rPr>
        <w:instrText xml:space="preserve"> ADDIN EN.CITE </w:instrText>
      </w:r>
      <w:r w:rsidRPr="00221839">
        <w:rPr>
          <w:sz w:val="22"/>
          <w:szCs w:val="22"/>
        </w:rPr>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dCI+MS00PC9zdHlsZT48L0Rpc3BsYXlUZXh0PjxyZWNvcmQ+PGRhdGVzPjxwdWItZGF0ZXM+PGRh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PlJlZmVyZW5jZSBWYWx1ZXM8L2tleXdvcmQ+PC9rZXl3b3Jkcz48aXNibj4wMTk1LTYxMDggKFBy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1-4</w:t>
      </w:r>
      <w:r w:rsidRPr="00221839">
        <w:rPr>
          <w:sz w:val="22"/>
          <w:szCs w:val="22"/>
        </w:rPr>
        <w:fldChar w:fldCharType="end"/>
      </w:r>
      <w:r w:rsidRPr="00221839">
        <w:rPr>
          <w:sz w:val="22"/>
          <w:szCs w:val="22"/>
        </w:rPr>
        <w:t>.  In cirrhotic patients, increased manganese deposition in the brain is related to increased concentration in the bloodstream due to portal shunting and failure of hepatobiliary clearance of metabolites from the intestines</w:t>
      </w:r>
      <w:r w:rsidRPr="00221839">
        <w:rPr>
          <w:sz w:val="22"/>
          <w:szCs w:val="22"/>
        </w:rPr>
        <w:fldChar w:fldCharType="begin">
          <w:fldData xml:space="preserve">PEVuZE5vdGU+PENpdGU+PEF1dGhvcj5QaW50bzwvQXV0aG9yPjxZZWFyPjIwMTA8L1llYXI+PFJl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</w:fldData>
        </w:fldChar>
      </w:r>
      <w:r w:rsidRPr="00221839">
        <w:rPr>
          <w:sz w:val="22"/>
          <w:szCs w:val="22"/>
        </w:rPr>
        <w:instrText xml:space="preserve"> ADDIN EN.CITE </w:instrText>
      </w:r>
      <w:r w:rsidRPr="00221839">
        <w:rPr>
          <w:sz w:val="22"/>
          <w:szCs w:val="22"/>
        </w:rPr>
        <w:fldChar w:fldCharType="begin">
          <w:fldData xml:space="preserve">PEVuZE5vdGU+PENpdGU+PEF1dGhvcj5QaW50bzwvQXV0aG9yPjxZZWFyPjIwMTA8L1llYXI+PFJl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3</w:t>
      </w:r>
      <w:r w:rsidRPr="00221839">
        <w:rPr>
          <w:sz w:val="22"/>
          <w:szCs w:val="22"/>
        </w:rPr>
        <w:fldChar w:fldCharType="end"/>
      </w:r>
      <w:r w:rsidRPr="00221839">
        <w:rPr>
          <w:sz w:val="22"/>
          <w:szCs w:val="22"/>
        </w:rPr>
        <w:t>.   Daily dietary intake of Manganese is typically 2.5–3 mg of which the hepatic-biliary system normally drains up to 96%  from the systemic circulation</w:t>
      </w:r>
      <w:r w:rsidRPr="00221839">
        <w:rPr>
          <w:sz w:val="22"/>
          <w:szCs w:val="22"/>
        </w:rPr>
        <w:fldChar w:fldCharType="begin"/>
      </w:r>
      <w:r w:rsidRPr="00221839">
        <w:rPr>
          <w:sz w:val="22"/>
          <w:szCs w:val="22"/>
        </w:rPr>
        <w:instrText xml:space="preserve"> ADDIN EN.CITE &lt;EndNote&gt;&lt;Cite&gt;&lt;Author&gt;Papavasiliou&lt;/Author&gt;&lt;Year&gt;1966&lt;/Year&gt;&lt;RecNum&gt;0&lt;/RecNum&gt;&lt;IDText&gt;Role of liver in regulating distribution and excretion of manganese&lt;/IDText&gt;&lt;DisplayText&gt;&lt;style face="superscript"&gt;5&lt;/style&gt;&lt;/DisplayText&gt;&lt;record&gt;&lt;dates&gt;&lt;pub-dates&gt;&lt;date&gt;Jul&lt;/date&gt;&lt;/pub-dates&gt;&lt;year&gt;1966&lt;/year&gt;&lt;/dates&gt;&lt;keywords&gt;&lt;keyword&gt;Activation Analysis&lt;/keyword&gt;&lt;keyword&gt;Animals&lt;/keyword&gt;&lt;keyword&gt;Bile Ducts/physiology&lt;/keyword&gt;&lt;keyword&gt;Homeostasis&lt;/keyword&gt;&lt;keyword&gt;Liver/*physiology&lt;/keyword&gt;&lt;keyword&gt;Manganese/*metabolism&lt;/keyword&gt;&lt;keyword&gt;Radioisotopes/metabolism&lt;/keyword&gt;&lt;keyword&gt;Rats&lt;/keyword&gt;&lt;/keywords&gt;&lt;isbn&gt;0002-9513 (Print)&amp;#xD;0002-9513&lt;/isbn&gt;&lt;titles&gt;&lt;title&gt;Role of liver in regulating distribution and excretion of manganese&lt;/title&gt;&lt;secondary-title&gt;Am J Physiol&lt;/secondary-title&gt;&lt;/titles&gt;&lt;pages&gt;211-6&lt;/pages&gt;&lt;number&gt;1&lt;/number&gt;&lt;contributors&gt;&lt;authors&gt;&lt;author&gt;Papavasiliou, P. S.&lt;/author&gt;&lt;author&gt;Miller, S. T.&lt;/author&gt;&lt;author&gt;Cotzias, G. C.&lt;/author&gt;&lt;/authors&gt;&lt;/contributors&gt;&lt;edition&gt;1966/07/01&lt;/edition&gt;&lt;language&gt;eng&lt;/language&gt;&lt;added-date format="utc"&gt;1564687298&lt;/added-date&gt;&lt;ref-type name="Journal Article"&gt;17&lt;/ref-type&gt;&lt;remote-database-provider&gt;NLM&lt;/remote-database-provider&gt;&lt;rec-number&gt;139&lt;/rec-number&gt;&lt;last-updated-date format="utc"&gt;1564687298&lt;/last-updated-date&gt;&lt;accession-num&gt;5911040&lt;/accession-num&gt;&lt;electronic-resource-num&gt;10.1152/ajplegacy.1966.211.1.211&lt;/electronic-resource-num&gt;&lt;volume&gt;211&lt;/volume&gt;&lt;/record&gt;&lt;/Cite&gt;&lt;/EndNote&gt;</w:instrText>
      </w:r>
      <w:r w:rsidRPr="00221839">
        <w:rPr>
          <w:sz w:val="22"/>
          <w:szCs w:val="22"/>
        </w:rPr>
        <w:fldChar w:fldCharType="separate"/>
      </w:r>
      <w:r w:rsidRPr="00221839">
        <w:rPr>
          <w:noProof/>
          <w:sz w:val="22"/>
          <w:szCs w:val="22"/>
          <w:vertAlign w:val="superscript"/>
        </w:rPr>
        <w:t>5</w:t>
      </w:r>
      <w:r w:rsidRPr="00221839">
        <w:rPr>
          <w:sz w:val="22"/>
          <w:szCs w:val="22"/>
        </w:rPr>
        <w:fldChar w:fldCharType="end"/>
      </w:r>
      <w:r w:rsidRPr="00221839">
        <w:rPr>
          <w:sz w:val="22"/>
          <w:szCs w:val="22"/>
        </w:rPr>
        <w:t>.  The etiology of manganese deposition due to portosystemic shunting has been confirmed in congenital portal-systemic bypass and portal hypertension from non-cirrhotic portal vein thrombosis</w:t>
      </w:r>
      <w:r w:rsidRPr="00221839">
        <w:rPr>
          <w:sz w:val="22"/>
          <w:szCs w:val="22"/>
        </w:rPr>
        <w:fldChar w:fldCharType="begin">
          <w:fldData xml:space="preserve">PEVuZE5vdGU+PENpdGU+PEF1dGhvcj5QaW50bzwvQXV0aG9yPjxZZWFyPjIwMTA8L1llYXI+PFJl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</w:fldData>
        </w:fldChar>
      </w:r>
      <w:r w:rsidRPr="00221839">
        <w:rPr>
          <w:sz w:val="22"/>
          <w:szCs w:val="22"/>
        </w:rPr>
        <w:instrText xml:space="preserve"> ADDIN EN.CITE </w:instrText>
      </w:r>
      <w:r w:rsidRPr="00221839">
        <w:rPr>
          <w:sz w:val="22"/>
          <w:szCs w:val="22"/>
        </w:rPr>
        <w:fldChar w:fldCharType="begin">
          <w:fldData xml:space="preserve">PEVuZE5vdGU+PENpdGU+PEF1dGhvcj5QaW50bzwvQXV0aG9yPjxZZWFyPjIwMTA8L1llYXI+PFJl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3,6,7</w:t>
      </w:r>
      <w:r w:rsidRPr="00221839">
        <w:rPr>
          <w:sz w:val="22"/>
          <w:szCs w:val="22"/>
        </w:rPr>
        <w:fldChar w:fldCharType="end"/>
      </w:r>
      <w:r w:rsidRPr="00221839">
        <w:rPr>
          <w:sz w:val="22"/>
          <w:szCs w:val="22"/>
        </w:rPr>
        <w:t>.  Iatrogenic manganese deposition is also demonstrated by increase of basal ganglia T1 SI after trans-jugular intrahepatic portosystemic shunt placement</w:t>
      </w:r>
      <w:r w:rsidRPr="00221839">
        <w:rPr>
          <w:sz w:val="22"/>
          <w:szCs w:val="22"/>
        </w:rPr>
        <w:fldChar w:fldCharType="begin">
          <w:fldData xml:space="preserve">PEVuZE5vdGU+PENpdGU+PEF1dGhvcj5Sb3NlPC9BdXRob3I+PFllYXI+MTk5OTwvWWVhcj48UmVj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</w:fldData>
        </w:fldChar>
      </w:r>
      <w:r w:rsidRPr="00221839">
        <w:rPr>
          <w:sz w:val="22"/>
          <w:szCs w:val="22"/>
        </w:rPr>
        <w:instrText xml:space="preserve"> ADDIN EN.CITE </w:instrText>
      </w:r>
      <w:r w:rsidRPr="00221839">
        <w:rPr>
          <w:sz w:val="22"/>
          <w:szCs w:val="22"/>
        </w:rPr>
        <w:fldChar w:fldCharType="begin">
          <w:fldData xml:space="preserve">PEVuZE5vdGU+PENpdGU+PEF1dGhvcj5Sb3NlPC9BdXRob3I+PFllYXI+MTk5OTwvWWVhcj48UmVj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2</w:t>
      </w:r>
      <w:r w:rsidRPr="00221839">
        <w:rPr>
          <w:sz w:val="22"/>
          <w:szCs w:val="22"/>
        </w:rPr>
        <w:fldChar w:fldCharType="end"/>
      </w:r>
      <w:r w:rsidRPr="00221839">
        <w:rPr>
          <w:sz w:val="22"/>
          <w:szCs w:val="22"/>
        </w:rPr>
        <w:t>.  Outside of the presence of liver disease, a high manganese concentration in the blood via parenteral nutrition also induces basal ganglia T1 shortening</w:t>
      </w:r>
      <w:r w:rsidRPr="00221839">
        <w:rPr>
          <w:sz w:val="22"/>
          <w:szCs w:val="22"/>
        </w:rPr>
        <w:fldChar w:fldCharType="begin">
          <w:fldData xml:space="preserve">PEVuZE5vdGU+PENpdGU+PEF1dGhvcj5HZWlzc2xlcjwvQXV0aG9yPjxZZWFyPjE5OTc8L1llYXI+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==
</w:fldData>
        </w:fldChar>
      </w:r>
      <w:r w:rsidRPr="00221839">
        <w:rPr>
          <w:sz w:val="22"/>
          <w:szCs w:val="22"/>
        </w:rPr>
        <w:instrText xml:space="preserve"> ADDIN EN.CITE </w:instrText>
      </w:r>
      <w:r w:rsidRPr="00221839">
        <w:rPr>
          <w:sz w:val="22"/>
          <w:szCs w:val="22"/>
        </w:rPr>
        <w:fldChar w:fldCharType="begin">
          <w:fldData xml:space="preserve">PEVuZE5vdGU+PENpdGU+PEF1dGhvcj5HZWlzc2xlcjwvQXV0aG9yPjxZZWFyPjE5OTc8L1llYXI+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==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8</w:t>
      </w:r>
      <w:r w:rsidRPr="00221839">
        <w:rPr>
          <w:sz w:val="22"/>
          <w:szCs w:val="22"/>
        </w:rPr>
        <w:fldChar w:fldCharType="end"/>
      </w:r>
      <w:r w:rsidRPr="00221839">
        <w:rPr>
          <w:sz w:val="22"/>
          <w:szCs w:val="22"/>
        </w:rPr>
        <w:t xml:space="preserve">.  </w:t>
      </w:r>
    </w:p>
    <w:p w14:paraId="7E84CCA4" w14:textId="29C523D1" w:rsidR="00221839" w:rsidRPr="00221839" w:rsidRDefault="00221839" w:rsidP="00221839">
      <w:pPr>
        <w:ind w:firstLine="720"/>
      </w:pPr>
      <w:r w:rsidRPr="00221839">
        <w:t>Hepatic encephalopathy is a complex disease with contributions from multiple pathophysiologic processes</w:t>
      </w:r>
      <w:r w:rsidRPr="00221839">
        <w:fldChar w:fldCharType="begin"/>
      </w:r>
      <w:r w:rsidRPr="00221839">
        <w:instrText xml:space="preserve"> ADDIN EN.CITE &lt;EndNote&gt;&lt;Cite&gt;&lt;Author&gt;Al-Busafi&lt;/Author&gt;&lt;Year&gt;2012&lt;/Year&gt;&lt;RecNum&gt;122&lt;/RecNum&gt;&lt;DisplayText&gt;&lt;style face="superscript"&gt;27&lt;/style&gt;&lt;/DisplayText&gt;&lt;record&gt;&lt;rec-number&gt;122&lt;/rec-number&gt;&lt;foreign-keys&gt;&lt;key app="EN" db-id="ttfv2rds6vxeejes5rwxafa9pz5apve9v59a" timestamp="1564180358"&gt;122&lt;/key&gt;&lt;/foreign-keys&gt;&lt;ref-type name="Journal Article"&gt;17&lt;/ref-type&gt;&lt;contributors&gt;&lt;authors&gt;&lt;author&gt;Al-Busafi, Said A.&lt;/author&gt;&lt;author&gt;McNabb-Baltar, Julia&lt;/author&gt;&lt;author&gt;Farag, Amanda&lt;/author&gt;&lt;author&gt;Hilzenrat, Nir&lt;/author&gt;&lt;/authors&gt;&lt;/contributors&gt;&lt;titles&gt;&lt;title&gt;Clinical manifestations of portal hypertension&lt;/title&gt;&lt;secondary-title&gt;International journal of hepatology&lt;/secondary-title&gt;&lt;alt-title&gt;Int J Hepatol&lt;/alt-title&gt;&lt;/titles&gt;&lt;periodical&gt;&lt;full-title&gt;International Journal of Hepatology&lt;/full-title&gt;&lt;/periodical&gt;&lt;pages&gt;203794-203794&lt;/pages&gt;&lt;volume&gt;2012&lt;/volume&gt;&lt;edition&gt;2012/09/17&lt;/edition&gt;&lt;dates&gt;&lt;year&gt;2012&lt;/year&gt;&lt;/dates&gt;&lt;publisher&gt;Hindawi Publishing Corporation&lt;/publisher&gt;&lt;isbn&gt;2090-3456&amp;#xD;2090-3448&lt;/isbn&gt;&lt;accession-num&gt;23024865&lt;/accession-num&gt;&lt;urls&gt;&lt;related-urls&gt;&lt;url&gt;https://www.ncbi.nlm.nih.gov/pubmed/23024865&lt;/url&gt;&lt;url&gt;https://www.ncbi.nlm.nih.gov/pmc/articles/PMC3457672/&lt;/url&gt;&lt;/related-urls&gt;&lt;/urls&gt;&lt;electronic-resource-num&gt;10.1155/2012/203794&lt;/electronic-resource-num&gt;&lt;remote-database-name&gt;PubMed&lt;/remote-database-name&gt;&lt;language&gt;eng&lt;/language&gt;&lt;/record&gt;&lt;/Cite&gt;&lt;/EndNote&gt;</w:instrText>
      </w:r>
      <w:r w:rsidRPr="00221839">
        <w:fldChar w:fldCharType="separate"/>
      </w:r>
      <w:r w:rsidRPr="00221839">
        <w:rPr>
          <w:noProof/>
          <w:vertAlign w:val="superscript"/>
        </w:rPr>
        <w:t>27</w:t>
      </w:r>
      <w:r w:rsidRPr="00221839">
        <w:fldChar w:fldCharType="end"/>
      </w:r>
      <w:r w:rsidRPr="00221839">
        <w:t>.  Magnesium deposition in the brain may promote neurocognitive abnormalities among people with portal hypertension regardless of its relationship to hepatic encephalopathy.  The neurocognitive effects of manganese toxicity are not confined to parkinsonian motor functions typically associated with the basal ganglia, and may also contribute to cognitive and psychiatric impairments</w:t>
      </w:r>
      <w:r w:rsidRPr="00221839">
        <w:fldChar w:fldCharType="begin"/>
      </w:r>
      <w:r w:rsidRPr="00221839">
        <w:instrText xml:space="preserve"> ADDIN EN.CITE &lt;EndNote&gt;&lt;Cite&gt;&lt;Author&gt;Klos&lt;/Author&gt;&lt;Year&gt;2005&lt;/Year&gt;&lt;RecNum&gt;73&lt;/RecNum&gt;&lt;DisplayText&gt;&lt;style face="superscript"&gt;28&lt;/style&gt;&lt;/DisplayText&gt;&lt;record&gt;&lt;rec-number&gt;73&lt;/rec-number&gt;&lt;foreign-keys&gt;&lt;key app="EN" db-id="ttfv2rds6vxeejes5rwxafa9pz5apve9v59a" timestamp="1541179380"&gt;73&lt;/key&gt;&lt;/foreign-keys&gt;&lt;ref-type name="Journal Article"&gt;17&lt;/ref-type&gt;&lt;contributors&gt;&lt;authors&gt;&lt;author&gt;Klos, K. J.&lt;/author&gt;&lt;author&gt;Ahlskog, J.&lt;/author&gt;&lt;author&gt;Josephs, K. A.&lt;/author&gt;&lt;author&gt;Fealey, R. D.&lt;/author&gt;&lt;author&gt;Cowl, C. T.&lt;/author&gt;&lt;author&gt;Kumar, N.&lt;/author&gt;&lt;/authors&gt;&lt;/contributors&gt;&lt;titles&gt;&lt;title&gt;Neurologic spectrum of chronic liver failure and basal ganglia t1 hyperintensity on magnetic resonance imaging: Probable manganese neurotoxicity&lt;/title&gt;&lt;secondary-title&gt;Archives of Neurology&lt;/secondary-title&gt;&lt;/titles&gt;&lt;periodical&gt;&lt;full-title&gt;Archives of Neurology&lt;/full-title&gt;&lt;/periodical&gt;&lt;pages&gt;1385-1390&lt;/pages&gt;&lt;volume&gt;62&lt;/volume&gt;&lt;number&gt;9&lt;/number&gt;&lt;dates&gt;&lt;year&gt;2005&lt;/year&gt;&lt;/dates&gt;&lt;isbn&gt;0003-9942&lt;/isbn&gt;&lt;urls&gt;&lt;related-urls&gt;&lt;url&gt;http://dx.doi.org/10.1001/archneur.62.9.1385&lt;/url&gt;&lt;url&gt;https://jamanetwork.com/journals/jamaneurology/articlepdf/789407/noc50069.pdf&lt;/url&gt;&lt;/related-urls&gt;&lt;/urls&gt;&lt;electronic-resource-num&gt;10.1001/archneur.62.9.1385&lt;/electronic-resource-num&gt;&lt;/record&gt;&lt;/Cite&gt;&lt;/EndNote&gt;</w:instrText>
      </w:r>
      <w:r w:rsidRPr="00221839">
        <w:fldChar w:fldCharType="separate"/>
      </w:r>
      <w:r w:rsidRPr="00221839">
        <w:rPr>
          <w:noProof/>
          <w:vertAlign w:val="superscript"/>
        </w:rPr>
        <w:t>28</w:t>
      </w:r>
      <w:r w:rsidRPr="00221839">
        <w:fldChar w:fldCharType="end"/>
      </w:r>
      <w:r w:rsidRPr="00221839">
        <w:t>.  Manganese toxicity disrupts glutamine/glutamate-γ-aminobutyric acid (GABA) neurotransmitter cycling between astrocytes and neurons which are critical to brain function</w:t>
      </w:r>
      <w:r w:rsidRPr="00221839">
        <w:fldChar w:fldCharType="begin"/>
      </w:r>
      <w:r w:rsidRPr="00221839">
        <w:instrText xml:space="preserve"> ADDIN EN.CITE &lt;EndNote&gt;&lt;Cite&gt;&lt;Author&gt;Sidoryk-Wegrzynowicz&lt;/Author&gt;&lt;Year&gt;2013&lt;/Year&gt;&lt;RecNum&gt;126&lt;/RecNum&gt;&lt;DisplayText&gt;&lt;style face="superscript"&gt;29&lt;/style&gt;&lt;/DisplayText&gt;&lt;record&gt;&lt;rec-number&gt;126&lt;/rec-number&gt;&lt;foreign-keys&gt;&lt;key app="EN" db-id="ttfv2rds6vxeejes5rwxafa9pz5apve9v59a" timestamp="1565647362"&gt;126&lt;/key&gt;&lt;/foreign-keys&gt;&lt;ref-type name="Journal Article"&gt;17&lt;/ref-type&gt;&lt;contributors&gt;&lt;authors&gt;&lt;author&gt;Sidoryk-Wegrzynowicz, M.&lt;/author&gt;&lt;author&gt;Aschner, M.&lt;/author&gt;&lt;/authors&gt;&lt;/contributors&gt;&lt;auth-address&gt;Department of Pediatrics, Vanderbilt University Medical Center, Nashville, TN, USA.&lt;/auth-address&gt;&lt;titles&gt;&lt;title&gt;Manganese toxicity in the central nervous system: the glutamine/glutamate-gamma-aminobutyric acid cycle&lt;/title&gt;&lt;secondary-title&gt;J Intern Med&lt;/secondary-title&gt;&lt;/titles&gt;&lt;periodical&gt;&lt;full-title&gt;J Intern Med&lt;/full-title&gt;&lt;/periodical&gt;&lt;pages&gt;466-77&lt;/pages&gt;&lt;volume&gt;273&lt;/volume&gt;&lt;number&gt;5&lt;/number&gt;&lt;edition&gt;2013/01/31&lt;/edition&gt;&lt;keywords&gt;&lt;keyword&gt;Central Nervous System/*metabolism&lt;/keyword&gt;&lt;keyword&gt;Dementia/metabolism&lt;/keyword&gt;&lt;keyword&gt;Evidence-Based Medicine&lt;/keyword&gt;&lt;keyword&gt;Glutamic Acid/*metabolism&lt;/keyword&gt;&lt;keyword&gt;Glutamine/*metabolism&lt;/keyword&gt;&lt;keyword&gt;Humans&lt;/keyword&gt;&lt;keyword&gt;Manganese/*metabolism/*toxicity&lt;/keyword&gt;&lt;keyword&gt;Parkinson Disease/*metabolism&lt;/keyword&gt;&lt;keyword&gt;gamma-Aminobutyric Acid/*metabolism&lt;/keyword&gt;&lt;/keywords&gt;&lt;dates&gt;&lt;year&gt;2013&lt;/year&gt;&lt;pub-dates&gt;&lt;date&gt;May&lt;/date&gt;&lt;/pub-dates&gt;&lt;/dates&gt;&lt;isbn&gt;1365-2796 (Electronic)&amp;#xD;0954-6820 (Linking)&lt;/isbn&gt;&lt;accession-num&gt;23360507&lt;/accession-num&gt;&lt;urls&gt;&lt;related-urls&gt;&lt;url&gt;https://www.ncbi.nlm.nih.gov/pubmed/23360507&lt;/url&gt;&lt;/related-urls&gt;&lt;/urls&gt;&lt;custom2&gt;PMC3633698&lt;/custom2&gt;&lt;electronic-resource-num&gt;10.1111/joim.12040&lt;/electronic-resource-num&gt;&lt;/record&gt;&lt;/Cite&gt;&lt;/EndNote&gt;</w:instrText>
      </w:r>
      <w:r w:rsidRPr="00221839">
        <w:fldChar w:fldCharType="separate"/>
      </w:r>
      <w:r w:rsidRPr="00221839">
        <w:rPr>
          <w:noProof/>
          <w:vertAlign w:val="superscript"/>
        </w:rPr>
        <w:t>29</w:t>
      </w:r>
      <w:r w:rsidRPr="00221839">
        <w:fldChar w:fldCharType="end"/>
      </w:r>
      <w:r w:rsidRPr="00221839">
        <w:t xml:space="preserve">.  </w:t>
      </w:r>
    </w:p>
    <w:p w14:paraId="2FA976FA" w14:textId="0EC8EB89" w:rsidR="00221839" w:rsidRPr="00221839" w:rsidRDefault="00221839" w:rsidP="00221839">
      <w:pPr>
        <w:rPr>
          <w:sz w:val="22"/>
          <w:szCs w:val="22"/>
        </w:rPr>
      </w:pPr>
      <w:r w:rsidRPr="00221839">
        <w:rPr>
          <w:sz w:val="22"/>
          <w:szCs w:val="22"/>
        </w:rPr>
        <w:tab/>
      </w:r>
      <w:del w:id="2" w:author="kevin king" w:date="2019-07-30T16:29:00Z">
        <w:r w:rsidRPr="00221839" w:rsidDel="009479C2">
          <w:rPr>
            <w:sz w:val="22"/>
            <w:szCs w:val="22"/>
          </w:rPr>
          <w:delText xml:space="preserve">In cirrhotic patients, increased manganese concentration deposition in the brain </w:delText>
        </w:r>
      </w:del>
      <w:del w:id="3" w:author="kevin king" w:date="2019-07-26T15:18:00Z">
        <w:r w:rsidRPr="00221839" w:rsidDel="005E11EE">
          <w:rPr>
            <w:sz w:val="22"/>
            <w:szCs w:val="22"/>
          </w:rPr>
          <w:delText>may be attributed to</w:delText>
        </w:r>
      </w:del>
      <w:del w:id="4" w:author="kevin king" w:date="2019-07-30T16:29:00Z">
        <w:r w:rsidRPr="00221839" w:rsidDel="009479C2">
          <w:rPr>
            <w:sz w:val="22"/>
            <w:szCs w:val="22"/>
          </w:rPr>
          <w:delText xml:space="preserve"> portal hypertension induced shunting </w:delText>
        </w:r>
      </w:del>
      <w:del w:id="5" w:author="kevin king" w:date="2019-07-26T15:19:00Z">
        <w:r w:rsidRPr="00221839" w:rsidDel="00A320DA">
          <w:rPr>
            <w:sz w:val="22"/>
            <w:szCs w:val="22"/>
          </w:rPr>
          <w:delText>during hepatic decompensation</w:delText>
        </w:r>
      </w:del>
      <w:del w:id="6" w:author="kevin king" w:date="2019-07-30T16:29:00Z">
        <w:r w:rsidRPr="00221839" w:rsidDel="009479C2">
          <w:rPr>
            <w:sz w:val="22"/>
            <w:szCs w:val="22"/>
          </w:rPr>
          <w:delText>.  </w:delText>
        </w:r>
      </w:del>
      <w:del w:id="7" w:author="kevin king" w:date="2019-07-26T14:43:00Z">
        <w:r w:rsidRPr="00221839" w:rsidDel="00A35675">
          <w:rPr>
            <w:sz w:val="22"/>
            <w:szCs w:val="22"/>
          </w:rPr>
          <w:delText>In addition, d</w:delText>
        </w:r>
      </w:del>
      <w:del w:id="8" w:author="kevin king" w:date="2019-07-30T16:20:00Z">
        <w:r w:rsidRPr="00221839" w:rsidDel="00C66CA4">
          <w:rPr>
            <w:sz w:val="22"/>
            <w:szCs w:val="22"/>
          </w:rPr>
          <w:delText>eposition in the brain may also be facilitated by an increased permeability of the blood brain barrier among those with advanced liver disease [</w:delText>
        </w:r>
        <w:r w:rsidRPr="00221839" w:rsidDel="00C66CA4">
          <w:rPr>
            <w:sz w:val="22"/>
            <w:szCs w:val="22"/>
          </w:rPr>
          <w:fldChar w:fldCharType="begin" w:fldLock="1"/>
        </w:r>
        <w:r w:rsidRPr="00221839" w:rsidDel="00C66CA4">
          <w:rPr>
            <w:sz w:val="22"/>
            <w:szCs w:val="22"/>
          </w:rPr>
          <w:delInstrText>ADDIN CSL_CITATION {"citationItems":[{"id":"ITEM-1","itemData":{"DOI":"10.1038/jcbfm.1991.67","ISSN":"0271-678X","PMID":"1997506","abstract":"Cerebral ammonia metabolism was studied in five control subjects and five patients with severe liver disease exhibiting minimal hepatic encephalopathy. The arterial ammonia concentration in the control subjects was 30 +/- 7 mumol/L (mean +/- SD) and 55 +/- 13 mumol/L in the patients (p less than 0.01). In the normal subjects, the whole-brain values for cerebral blood flow, cerebral metabolic rate for ammonia, and the permeability-surface area product for ammonia were 0.58 +/- 0.12 ml g-1 min-1 0.35 +/- 0.15 mumol 100 g-1 min-1, and 0.13 +/- 0.03 ml g-1 min-1, respectively. In the patients, the respective values were 0.46 +/- 0.16 ml g-1 min-1 (not different from control), 0.91 +/- 0.36 mumol 100 g-1 min-1 (p less than 0.025), and 0.22 +/- 0.07 ml g-1 min-1 (p less than 0.05). The increased permeability-surface area product of the blood-brain barrier permits ammonia to diffuse across the blood-brain barrier into the brain more freely than normal. This may cause ammonia-induced encephalopathy even though arterial ammonia levels are normal or near normal and explain the emergence of toxin hypersensitivity as liver disease progresses. Greater emphasis on early detection of encephalopathy and aggressive treatment of minimal hyperammonemia may retard the development of ammonia-induced complications of severe liver disease.","author":[{"dropping-particle":"","family":"Lockwood","given":"Alan H.","non-dropping-particle":"","parse-names":false,"suffix":""},{"dropping-particle":"","family":"Yap","given":"Eddy W. H.","non-dropping-particle":"","parse-names":false,"suffix":""},{"dropping-particle":"","family":"Wong","given":"Wai-Hoi","non-dropping-particle":"","parse-names":false,"suffix":""}],"container-title":"Journal of Cerebral Blood Flow &amp; Metabolism","id":"ITEM-1","issue":"2","issued":{"date-parts":[["1991","3","28"]]},"page":"337-341","title":"Cerebral Ammonia Metabolism in Patients with Severe Liver Disease and Minimal Hepatic Encephalopathy","type":"article-journal","volume":"11"},"uris":["http://www.mendeley.com/documents/?uuid=96444a65-bde0-31df-8065-299d02be108c"]}],"mendeley":{"formattedCitation":"&lt;sup&gt;9&lt;/sup&gt;","plainTextFormattedCitation":"9","previouslyFormattedCitation":"&lt;sup&gt;9&lt;/sup&gt;"},"properties":{"noteIndex":0},"schema":"https://github.com/citation-style-language/schema/raw/master/csl-citation.json"}</w:delInstrText>
        </w:r>
        <w:r w:rsidRPr="00221839" w:rsidDel="00C66CA4">
          <w:rPr>
            <w:sz w:val="22"/>
            <w:szCs w:val="22"/>
          </w:rPr>
          <w:fldChar w:fldCharType="separate"/>
        </w:r>
        <w:r w:rsidRPr="00221839" w:rsidDel="00C66CA4">
          <w:rPr>
            <w:sz w:val="22"/>
            <w:szCs w:val="22"/>
          </w:rPr>
          <w:delText>9</w:delText>
        </w:r>
        <w:r w:rsidRPr="00221839" w:rsidDel="00C66CA4">
          <w:rPr>
            <w:sz w:val="22"/>
            <w:szCs w:val="22"/>
          </w:rPr>
          <w:fldChar w:fldCharType="end"/>
        </w:r>
        <w:r w:rsidRPr="00221839" w:rsidDel="00C66CA4">
          <w:rPr>
            <w:sz w:val="22"/>
            <w:szCs w:val="22"/>
          </w:rPr>
          <w:delText xml:space="preserve">].  </w:delText>
        </w:r>
      </w:del>
      <w:del w:id="9" w:author="kevin king" w:date="2019-07-30T16:30:00Z">
        <w:r w:rsidRPr="00221839" w:rsidDel="009479C2">
          <w:rPr>
            <w:sz w:val="22"/>
            <w:szCs w:val="22"/>
          </w:rPr>
          <w:delText>A multifactorial insult induced by manganese, neurotoxins, and neurotransmitter dysregulation may cause neuron and astrocyte dysfunction that triggers clinically detectable hepatic encephalopathy[</w:delText>
        </w:r>
      </w:del>
      <w:r w:rsidRPr="00221839">
        <w:rPr>
          <w:sz w:val="22"/>
          <w:szCs w:val="22"/>
        </w:rPr>
        <w:t>There is considerable interest in development of automated tools to assist with disease screening and diagnostics, particularly in resource limited situations</w:t>
      </w:r>
      <w:r w:rsidRPr="00221839">
        <w:rPr>
          <w:sz w:val="22"/>
          <w:szCs w:val="22"/>
        </w:rPr>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PjxzdHlsZSBmYWNlPSJzdXBlcnNjcmlwdCI+MTMsMTQ8L3N0eWxlPjwvRGlzcGxheVRleHQ+PHJl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</w:fldData>
        </w:fldChar>
      </w:r>
      <w:r w:rsidRPr="00221839">
        <w:rPr>
          <w:sz w:val="22"/>
          <w:szCs w:val="22"/>
        </w:rPr>
        <w:instrText xml:space="preserve"> ADDIN EN.CITE </w:instrText>
      </w:r>
      <w:r w:rsidRPr="00221839">
        <w:rPr>
          <w:sz w:val="22"/>
          <w:szCs w:val="22"/>
        </w:rPr>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PjxzdHlsZSBmYWNlPSJzdXBlcnNjcmlwdCI+MTMsMTQ8L3N0eWxlPjwvRGlzcGxheVRleHQ+PHJl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13,14</w:t>
      </w:r>
      <w:r w:rsidRPr="00221839">
        <w:rPr>
          <w:sz w:val="22"/>
          <w:szCs w:val="22"/>
        </w:rPr>
        <w:fldChar w:fldCharType="end"/>
      </w:r>
      <w:r w:rsidRPr="00221839">
        <w:rPr>
          <w:sz w:val="22"/>
          <w:szCs w:val="22"/>
        </w:rPr>
        <w:t>.  There have been continued advances in computational power and machine learning to assist with radiological evaluation of diseases impacting different parts of the body including in the chest, the brain and the liver</w:t>
      </w:r>
      <w:r w:rsidRPr="00221839">
        <w:rPr>
          <w:sz w:val="22"/>
          <w:szCs w:val="22"/>
        </w:rPr>
        <w:fldChar w:fldCharType="begin">
          <w:fldData xml:space="preserve">PEVuZE5vdGU+PENpdGU+PEF1dGhvcj5XYW5nPC9BdXRob3I+PFllYXI+MjAxMjwvWWVhcj48UmVj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</w:fldData>
        </w:fldChar>
      </w:r>
      <w:r w:rsidRPr="00221839">
        <w:rPr>
          <w:sz w:val="22"/>
          <w:szCs w:val="22"/>
        </w:rPr>
        <w:instrText xml:space="preserve"> ADDIN EN.CITE </w:instrText>
      </w:r>
      <w:r w:rsidRPr="00221839">
        <w:rPr>
          <w:sz w:val="22"/>
          <w:szCs w:val="22"/>
        </w:rPr>
        <w:fldChar w:fldCharType="begin">
          <w:fldData xml:space="preserve">PEVuZE5vdGU+PENpdGU+PEF1dGhvcj5XYW5nPC9BdXRob3I+PFllYXI+MjAxMjwvWWVhcj48UmVj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</w:fldData>
        </w:fldChar>
      </w:r>
      <w:r w:rsidRPr="00221839">
        <w:rPr>
          <w:sz w:val="22"/>
          <w:szCs w:val="22"/>
        </w:rPr>
        <w:instrText xml:space="preserve"> ADDIN EN.CITE.DATA </w:instrText>
      </w:r>
      <w:r w:rsidRPr="00221839">
        <w:rPr>
          <w:sz w:val="22"/>
          <w:szCs w:val="22"/>
        </w:rPr>
      </w:r>
      <w:r w:rsidRPr="00221839">
        <w:rPr>
          <w:sz w:val="22"/>
          <w:szCs w:val="22"/>
        </w:rPr>
        <w:fldChar w:fldCharType="end"/>
      </w:r>
      <w:r w:rsidRPr="00221839">
        <w:rPr>
          <w:sz w:val="22"/>
          <w:szCs w:val="22"/>
        </w:rPr>
      </w:r>
      <w:r w:rsidRPr="00221839">
        <w:rPr>
          <w:sz w:val="22"/>
          <w:szCs w:val="22"/>
        </w:rPr>
        <w:fldChar w:fldCharType="separate"/>
      </w:r>
      <w:r w:rsidRPr="00221839">
        <w:rPr>
          <w:noProof/>
          <w:sz w:val="22"/>
          <w:szCs w:val="22"/>
          <w:vertAlign w:val="superscript"/>
        </w:rPr>
        <w:t>14-17</w:t>
      </w:r>
      <w:r w:rsidRPr="00221839">
        <w:rPr>
          <w:sz w:val="22"/>
          <w:szCs w:val="22"/>
        </w:rPr>
        <w:fldChar w:fldCharType="end"/>
      </w:r>
      <w:r w:rsidRPr="00221839">
        <w:rPr>
          <w:sz w:val="22"/>
          <w:szCs w:val="22"/>
        </w:rPr>
        <w:t xml:space="preserve">.  Automated approaches are already routinely employed for brain imaging research which have potential for clinical translation.   In this project, we sought to assess an automated evaluation for manganese deposition which is one of the </w:t>
      </w:r>
      <w:r w:rsidRPr="00221839">
        <w:rPr>
          <w:sz w:val="22"/>
          <w:szCs w:val="22"/>
        </w:rPr>
        <w:lastRenderedPageBreak/>
        <w:t xml:space="preserve">complications of advanced liver disease in the brain.  We sought to determine whether T1 shortening on FSPGR images could be identified automatically using the Freesurfer image analysis program in patients with NASH cirrhosis, with and without HE, compared to a control group without history of liver disease.  </w:t>
      </w:r>
    </w:p>
    <w:p w14:paraId="2CB9D864" w14:textId="77777777" w:rsidR="00221839" w:rsidRPr="00606362" w:rsidRDefault="00221839" w:rsidP="00AB2A30"/>
    <w:p w14:paraId="04DAB00E" w14:textId="031CF4AD" w:rsidR="00D12E6C" w:rsidRPr="00606362" w:rsidRDefault="00D12E6C" w:rsidP="00AB2A30">
      <w:commentRangeStart w:id="10"/>
      <w:r w:rsidRPr="00606362">
        <w:t>Method</w:t>
      </w:r>
      <w:commentRangeEnd w:id="10"/>
      <w:r w:rsidR="0070750F">
        <w:rPr>
          <w:rStyle w:val="CommentReference"/>
          <w:rFonts w:asciiTheme="minorHAnsi" w:eastAsiaTheme="minorEastAsia" w:hAnsiTheme="minorHAnsi" w:cstheme="minorBidi"/>
        </w:rPr>
        <w:commentReference w:id="10"/>
      </w:r>
      <w:r w:rsidRPr="00606362">
        <w:t>:</w:t>
      </w:r>
    </w:p>
    <w:p w14:paraId="7EA254A2" w14:textId="7FF51553" w:rsidR="003B250E" w:rsidRPr="003B250E" w:rsidRDefault="00485279" w:rsidP="00AB2A30">
      <w:pPr>
        <w:ind w:firstLine="720"/>
        <w:rPr>
          <w:lang w:eastAsia="en-US"/>
        </w:rPr>
      </w:pPr>
      <w:r w:rsidRPr="00606362">
        <w:t>In this IRB-approved study with written consent, 26 NASH (7 HE, 19 Non-HE) patients and 30 age-matched controls were examined on a General Electric (GE) 3 Tesla scanner</w:t>
      </w:r>
      <w:r w:rsidR="00D5492B" w:rsidRPr="00606362">
        <w:t>, demographics are shown in Table 1</w:t>
      </w:r>
      <w:r w:rsidRPr="00606362">
        <w:t xml:space="preserve">. Standard 3D T1 FSPGR (TE:2.41ms; TR:6.75ms; TI:600ms; slice thickness=1.2mm; matrix 256 x 256; flip angle: 8) </w:t>
      </w:r>
      <w:r w:rsidR="009E72E1" w:rsidRPr="00606362">
        <w:t xml:space="preserve">and single voxel, short echo time point-resolved spectroscopy (PRESS) in the posterior gray matter (PGM) and parietal white matter (PWM) were </w:t>
      </w:r>
      <w:r w:rsidRPr="00606362">
        <w:t xml:space="preserve">obtained. </w:t>
      </w:r>
      <w:r w:rsidR="003B250E">
        <w:t xml:space="preserve"> </w:t>
      </w:r>
      <w:r w:rsidR="003B250E" w:rsidRPr="003B250E">
        <w:rPr>
          <w:lang w:eastAsia="en-US"/>
        </w:rPr>
        <w:t>Hepatic encephalopathy is brain dysfunction caused by liver insufficiency and/or PSS; it manifests as a wide spectrum of neurological or psychiatric abnormalities ranging from subclinical alterations to coma.</w:t>
      </w:r>
      <w:r w:rsidR="00313F84">
        <w:rPr>
          <w:lang w:eastAsia="en-US"/>
        </w:rPr>
        <w:t xml:space="preserve">  </w:t>
      </w:r>
    </w:p>
    <w:p w14:paraId="39B7CA54" w14:textId="2859E711" w:rsidR="0044250E" w:rsidRPr="00606362" w:rsidRDefault="0044250E" w:rsidP="00AB2A30">
      <w:pPr>
        <w:ind w:firstLine="720"/>
      </w:pPr>
    </w:p>
    <w:p w14:paraId="623C3D20" w14:textId="571B9600" w:rsidR="00485279" w:rsidRDefault="00485279" w:rsidP="00AB2A30">
      <w:pPr>
        <w:ind w:firstLine="720"/>
      </w:pPr>
      <w:r w:rsidRPr="00606362">
        <w:t>Averaged T1 intensity values of the left and right side of cerebral cortex (CC), cerebral white matter (CWM), globus pallidus (GP), putamen</w:t>
      </w:r>
      <w:r w:rsidR="008C3ECC" w:rsidRPr="00606362">
        <w:t xml:space="preserve"> </w:t>
      </w:r>
      <w:r w:rsidRPr="00606362">
        <w:t>and brainstem were obtained from automated Freesurfer image analysis suite 6.0</w:t>
      </w:r>
      <w:r w:rsidR="001716FD" w:rsidRPr="00606362">
        <w:fldChar w:fldCharType="begin"/>
      </w:r>
      <w:r w:rsidR="003652EC">
        <w:instrText xml:space="preserve"> ADDIN EN.CITE &lt;EndNote&gt;&lt;Cite&gt;&lt;Author&gt;Dale&lt;/Author&gt;&lt;Year&gt;1999&lt;/Year&gt;&lt;RecNum&gt;6&lt;/RecNum&gt;&lt;IDText&gt;Cortical surface-based analysis. I. Segmentation and surface reconstruction&lt;/IDText&gt;&lt;DisplayText&gt;&lt;style face="superscript"&gt;10&lt;/style&gt;&lt;/DisplayText&gt;&lt;record&gt;&lt;rec-number&gt;6&lt;/rec-number&gt;&lt;foreign-keys&gt;&lt;key app="EN" db-id="0tedww2we9dfa9e02sqxs9z4revd5pafafd5" timestamp="1533767224"&gt;6&lt;/key&gt;&lt;/foreign-keys&gt;&lt;ref-type name="Journal Article"&gt;17&lt;/ref-type&gt;&lt;contributors&gt;&lt;authors&gt;&lt;author&gt;Dale, A. M.&lt;/author&gt;&lt;author&gt;Fischl, B.&lt;/author&gt;&lt;author&gt;Sereno, M. I.&lt;/author&gt;&lt;/authors&gt;&lt;/contributors&gt;&lt;auth-address&gt;Massachusetts General Hosp/Harvard Medical School, Building 149, Charlestown, Massachusetts, 02129, USA. dale@nmr.mgh.harvard.edu&lt;/auth-address&gt;&lt;titles&gt;&lt;title&gt;Cortical surface-based analysis. I. Segmentation and surface reconstruction&lt;/title&gt;&lt;secondary-title&gt;Neuroimage&lt;/secondary-title&gt;&lt;/titles&gt;&lt;periodical&gt;&lt;full-title&gt;Neuroimage&lt;/full-title&gt;&lt;/periodical&gt;&lt;pages&gt;179-94&lt;/pages&gt;&lt;volume&gt;9&lt;/volume&gt;&lt;number&gt;2&lt;/number&gt;&lt;edition&gt;1999/02/05&lt;/edition&gt;&lt;keywords&gt;&lt;keyword&gt;Brain Mapping/instrumentation&lt;/keyword&gt;&lt;keyword&gt;Cerebral Cortex/*anatomy &amp;amp; histology&lt;/keyword&gt;&lt;keyword&gt;Humans&lt;/keyword&gt;&lt;keyword&gt;Image Processing, Computer-Assisted/*instrumentation&lt;/keyword&gt;&lt;keyword&gt;Magnetic Resonance Imaging/*instrumentation&lt;/keyword&gt;&lt;keyword&gt;Reference Values&lt;/keyword&gt;&lt;keyword&gt;Software&lt;/keyword&gt;&lt;/keywords&gt;&lt;dates&gt;&lt;year&gt;1999&lt;/year&gt;&lt;pub-dates&gt;&lt;date&gt;Feb&lt;/date&gt;&lt;/pub-dates&gt;&lt;/dates&gt;&lt;isbn&gt;1053-8119 (Print)&amp;#xD;1053-8119 (Linking)&lt;/isbn&gt;&lt;accession-num&gt;9931268&lt;/accession-num&gt;&lt;urls&gt;&lt;related-urls&gt;&lt;url&gt;https://www.ncbi.nlm.nih.gov/pubmed/9931268&lt;/url&gt;&lt;/related-urls&gt;&lt;/urls&gt;&lt;electronic-resource-num&gt;10.1006/nimg.1998.0395&lt;/electronic-resource-num&gt;&lt;/record&gt;&lt;/Cite&gt;&lt;/EndNote&gt;</w:instrText>
      </w:r>
      <w:r w:rsidR="001716FD" w:rsidRPr="00606362">
        <w:fldChar w:fldCharType="separate"/>
      </w:r>
      <w:r w:rsidR="003652EC" w:rsidRPr="003652EC">
        <w:rPr>
          <w:noProof/>
          <w:vertAlign w:val="superscript"/>
        </w:rPr>
        <w:t>10</w:t>
      </w:r>
      <w:r w:rsidR="001716FD" w:rsidRPr="00606362">
        <w:fldChar w:fldCharType="end"/>
      </w:r>
      <w:r w:rsidRPr="00606362">
        <w:t>.</w:t>
      </w:r>
      <w:r w:rsidR="00D83093" w:rsidRPr="00606362">
        <w:t xml:space="preserve"> The image </w:t>
      </w:r>
      <w:r w:rsidR="00766118" w:rsidRPr="00606362">
        <w:t>used to obtain SI come from the brain extracted image</w:t>
      </w:r>
      <w:r w:rsidR="008C3ECC" w:rsidRPr="00606362">
        <w:t xml:space="preserve"> (</w:t>
      </w:r>
      <w:proofErr w:type="spellStart"/>
      <w:r w:rsidR="008C3ECC" w:rsidRPr="00606362">
        <w:t>brain.mgz</w:t>
      </w:r>
      <w:proofErr w:type="spellEnd"/>
      <w:r w:rsidR="008C3ECC" w:rsidRPr="00606362">
        <w:t>)</w:t>
      </w:r>
      <w:r w:rsidR="00766118" w:rsidRPr="00606362">
        <w:t xml:space="preserve"> using the segmentation labels</w:t>
      </w:r>
      <w:r w:rsidR="008C3ECC" w:rsidRPr="00606362">
        <w:t xml:space="preserve"> (</w:t>
      </w:r>
      <w:proofErr w:type="spellStart"/>
      <w:r w:rsidR="008C3ECC" w:rsidRPr="00606362">
        <w:t>aparg+aseg.mgz</w:t>
      </w:r>
      <w:proofErr w:type="spellEnd"/>
      <w:r w:rsidR="008C3ECC" w:rsidRPr="00606362">
        <w:t>)</w:t>
      </w:r>
      <w:r w:rsidR="00766118" w:rsidRPr="00606362">
        <w:t>.</w:t>
      </w:r>
      <w:r w:rsidRPr="00606362">
        <w:t xml:space="preserve"> Average intensity ratios of GP and putamen with respect to CC, CWM, and brainstem were also calculated. </w:t>
      </w:r>
      <w:r w:rsidR="009E72E1" w:rsidRPr="00606362">
        <w:t>Spectroscopy data was analyzed using Linear Combination Model</w:t>
      </w:r>
      <w:r w:rsidR="003255BC" w:rsidRPr="00606362">
        <w:t xml:space="preserve"> (LC Model) to quantify brain metabolites, including myo-inositol (Ins).</w:t>
      </w:r>
    </w:p>
    <w:p w14:paraId="0898ADD1" w14:textId="77777777" w:rsidR="00251166" w:rsidRPr="00606362" w:rsidRDefault="00251166" w:rsidP="00AB2A30">
      <w:pPr>
        <w:ind w:firstLine="720"/>
      </w:pPr>
    </w:p>
    <w:p w14:paraId="1F9427F9" w14:textId="66078D70" w:rsidR="00A377F8" w:rsidRPr="00606362" w:rsidRDefault="00485279" w:rsidP="00AB2A30">
      <w:pPr>
        <w:ind w:firstLine="720"/>
      </w:pPr>
      <w:r w:rsidRPr="00606362">
        <w:t xml:space="preserve">ANOVA was applied to analyze </w:t>
      </w:r>
      <w:r w:rsidR="008C3ECC" w:rsidRPr="00606362">
        <w:t xml:space="preserve">SI ratio </w:t>
      </w:r>
      <w:r w:rsidRPr="00606362">
        <w:t xml:space="preserve">of </w:t>
      </w:r>
      <w:r w:rsidR="008C3ECC" w:rsidRPr="00606362">
        <w:t xml:space="preserve">GP and putamen with respect to CC, CWM, and brainstem </w:t>
      </w:r>
      <w:r w:rsidRPr="00606362">
        <w:t xml:space="preserve">and </w:t>
      </w:r>
      <w:r w:rsidR="008C3ECC" w:rsidRPr="00606362">
        <w:t xml:space="preserve">SI </w:t>
      </w:r>
      <w:r w:rsidRPr="00606362">
        <w:t xml:space="preserve">of </w:t>
      </w:r>
      <w:r w:rsidR="000D35E1" w:rsidRPr="00606362">
        <w:t>CC, CWM,</w:t>
      </w:r>
      <w:r w:rsidR="009E7DEB" w:rsidRPr="00606362">
        <w:t xml:space="preserve"> </w:t>
      </w:r>
      <w:r w:rsidRPr="00606362">
        <w:t>G</w:t>
      </w:r>
      <w:r w:rsidR="000D35E1" w:rsidRPr="00606362">
        <w:t xml:space="preserve">P, </w:t>
      </w:r>
      <w:r w:rsidRPr="00606362">
        <w:t xml:space="preserve">putamen </w:t>
      </w:r>
      <w:r w:rsidR="000D35E1" w:rsidRPr="00606362">
        <w:t xml:space="preserve">and brainstem </w:t>
      </w:r>
      <w:r w:rsidRPr="00606362">
        <w:t>regions between controls and NASH</w:t>
      </w:r>
      <w:r w:rsidR="0070750F">
        <w:t>, and NASH+HE</w:t>
      </w:r>
      <w:r w:rsidRPr="00606362">
        <w:t xml:space="preserve">. </w:t>
      </w:r>
      <w:r w:rsidR="009E7DEB" w:rsidRPr="00606362">
        <w:t xml:space="preserve">ANOVA p-values were adjusted for false discovery rate and level of significance was set at p&lt;.05. </w:t>
      </w:r>
      <w:r w:rsidR="009A4692" w:rsidRPr="00606362">
        <w:t xml:space="preserve">There was no additional independent effect related to sex, and it was not included in the models. Where ANOVA was significant, between-group differences were assessed using tukey’s honest significant difference test. Two-tailed tests with multiple comparison correction using the </w:t>
      </w:r>
      <w:r w:rsidR="00244995" w:rsidRPr="00606362">
        <w:t>Benjamin</w:t>
      </w:r>
      <w:r w:rsidR="009A4692" w:rsidRPr="00606362">
        <w:t>-Hochberg False Discovery Rate (FDR)</w:t>
      </w:r>
      <w:r w:rsidR="009A4692" w:rsidRPr="00606362">
        <w:fldChar w:fldCharType="begin"/>
      </w:r>
      <w:r w:rsidR="003652EC">
        <w:instrText xml:space="preserve"> ADDIN EN.CITE &lt;EndNote&gt;&lt;Cite&gt;&lt;Author&gt;Benjamini&lt;/Author&gt;&lt;Year&gt;1995&lt;/Year&gt;&lt;RecNum&gt;75&lt;/RecNum&gt;&lt;DisplayText&gt;&lt;style face="superscript"&gt;11&lt;/style&gt;&lt;/DisplayText&gt;&lt;record&gt;&lt;rec-number&gt;75&lt;/rec-number&gt;&lt;foreign-keys&gt;&lt;key app="EN" db-id="0tedww2we9dfa9e02sqxs9z4revd5pafafd5" timestamp="1555718759"&gt;75&lt;/key&gt;&lt;/foreign-keys&gt;&lt;ref-type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(Methodological)&lt;/full-title&gt;&lt;/periodical&gt;&lt;pages&gt;289-300&lt;/pages&gt;&lt;volume&gt;57&lt;/volume&gt;&lt;number&gt;1&lt;/number&gt;&lt;dates&gt;&lt;year&gt;1995&lt;/year&gt;&lt;/dates&gt;&lt;publisher&gt;[Royal Statistical Society, Wiley]&lt;/publisher&gt;&lt;isbn&gt;00359246&lt;/isbn&gt;&lt;urls&gt;&lt;related-urls&gt;&lt;url&gt;http://www.jstor.org/stable/2346101&lt;/url&gt;&lt;/related-urls&gt;&lt;/urls&gt;&lt;custom1&gt;Full publication date: 1995&lt;/custom1&gt;&lt;remote-database-name&gt;JSTOR&lt;/remote-database-name&gt;&lt;/record&gt;&lt;/Cite&gt;&lt;/EndNote&gt;</w:instrText>
      </w:r>
      <w:r w:rsidR="009A4692" w:rsidRPr="00606362">
        <w:fldChar w:fldCharType="separate"/>
      </w:r>
      <w:r w:rsidR="003652EC" w:rsidRPr="003652EC">
        <w:rPr>
          <w:noProof/>
          <w:vertAlign w:val="superscript"/>
        </w:rPr>
        <w:t>11</w:t>
      </w:r>
      <w:r w:rsidR="009A4692" w:rsidRPr="00606362">
        <w:fldChar w:fldCharType="end"/>
      </w:r>
      <w:r w:rsidR="009A4692" w:rsidRPr="00606362">
        <w:t xml:space="preserve">, where p-values presented are already FDR corrected. </w:t>
      </w:r>
      <w:r w:rsidR="000D35E1" w:rsidRPr="00606362">
        <w:t xml:space="preserve">General linear regression is used to evaluate T1 SI of these 5 regions and </w:t>
      </w:r>
      <w:r w:rsidR="0074127F">
        <w:t>Ins</w:t>
      </w:r>
      <w:r w:rsidR="000D35E1" w:rsidRPr="00606362">
        <w:t xml:space="preserve"> concentration </w:t>
      </w:r>
      <w:r w:rsidR="009E7DEB" w:rsidRPr="00606362">
        <w:t>with</w:t>
      </w:r>
      <w:r w:rsidR="000D35E1" w:rsidRPr="00606362">
        <w:t xml:space="preserve"> class difference</w:t>
      </w:r>
      <w:r w:rsidR="009E7DEB" w:rsidRPr="00606362">
        <w:t xml:space="preserve"> adjusted.</w:t>
      </w:r>
      <w:r w:rsidR="000D35E1" w:rsidRPr="00606362">
        <w:t xml:space="preserve"> </w:t>
      </w:r>
      <w:r w:rsidR="003255BC" w:rsidRPr="00606362">
        <w:t>All s</w:t>
      </w:r>
      <w:r w:rsidRPr="00606362">
        <w:t xml:space="preserve">tatistical analysis was performed with JMP Pro version13 (SAS, Cary NC). </w:t>
      </w:r>
    </w:p>
    <w:p w14:paraId="48EA8BE9" w14:textId="77777777" w:rsidR="00A377F8" w:rsidRPr="00606362" w:rsidRDefault="00A377F8" w:rsidP="00AB2A30">
      <w:pPr>
        <w:ind w:firstLine="720"/>
      </w:pPr>
    </w:p>
    <w:p w14:paraId="13DDDAC6" w14:textId="66B1E93F" w:rsidR="00D12E6C" w:rsidRPr="00606362" w:rsidRDefault="00D12E6C" w:rsidP="00AB2A30">
      <w:r w:rsidRPr="00606362">
        <w:t>Results:</w:t>
      </w:r>
    </w:p>
    <w:p w14:paraId="28C20C8E" w14:textId="5FB79C43" w:rsidR="009E6A86" w:rsidRDefault="001716FD" w:rsidP="00AB2A30">
      <w:pPr>
        <w:ind w:firstLine="720"/>
      </w:pPr>
      <w:r w:rsidRPr="00606362">
        <w:t>P</w:t>
      </w:r>
      <w:r w:rsidR="009E22CC" w:rsidRPr="00606362">
        <w:t xml:space="preserve">atients with </w:t>
      </w:r>
      <w:r w:rsidR="00060865" w:rsidRPr="00606362">
        <w:t>advanced liver disease</w:t>
      </w:r>
      <w:r w:rsidR="009E22CC" w:rsidRPr="00606362">
        <w:t xml:space="preserve"> have signal shortening at the globus pallidus shown in T1 sequenc</w:t>
      </w:r>
      <w:r w:rsidR="00060865" w:rsidRPr="00606362">
        <w:t>e</w:t>
      </w:r>
      <w:r w:rsidR="00060865" w:rsidRPr="00606362">
        <w:fldChar w:fldCharType="begin">
          <w:fldData xml:space="preserve">PEVuZE5vdGU+PENpdGU+PEF1dGhvcj5QdWpvbDwvQXV0aG9yPjxZZWFyPjE5OTM8L1llYXI+PFJl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</w:fldData>
        </w:fldChar>
      </w:r>
      <w:r w:rsidR="008F2C10">
        <w:instrText xml:space="preserve"> ADDIN EN.CITE </w:instrText>
      </w:r>
      <w:r w:rsidR="008F2C10">
        <w:fldChar w:fldCharType="begin">
          <w:fldData xml:space="preserve">PEVuZE5vdGU+PENpdGU+PEF1dGhvcj5QdWpvbDwvQXV0aG9yPjxZZWFyPjE5OTM8L1llYXI+PFJl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</w:fldData>
        </w:fldChar>
      </w:r>
      <w:r w:rsidR="008F2C10">
        <w:instrText xml:space="preserve"> ADDIN EN.CITE.DATA </w:instrText>
      </w:r>
      <w:r w:rsidR="008F2C10">
        <w:fldChar w:fldCharType="end"/>
      </w:r>
      <w:r w:rsidR="00060865" w:rsidRPr="00606362">
        <w:fldChar w:fldCharType="separate"/>
      </w:r>
      <w:r w:rsidR="003652EC" w:rsidRPr="003652EC">
        <w:rPr>
          <w:noProof/>
          <w:vertAlign w:val="superscript"/>
        </w:rPr>
        <w:t>12,13</w:t>
      </w:r>
      <w:r w:rsidR="00060865" w:rsidRPr="00606362">
        <w:fldChar w:fldCharType="end"/>
      </w:r>
      <w:r w:rsidR="009E22CC" w:rsidRPr="00606362">
        <w:t xml:space="preserve">. </w:t>
      </w:r>
      <w:r w:rsidR="00D12E6C" w:rsidRPr="00606362">
        <w:t xml:space="preserve">Figure 1 </w:t>
      </w:r>
      <w:r w:rsidR="00ED530C" w:rsidRPr="00606362">
        <w:t xml:space="preserve">shows </w:t>
      </w:r>
      <w:r w:rsidR="009E6A86">
        <w:t xml:space="preserve">unadjusted window or level of a </w:t>
      </w:r>
      <w:r w:rsidR="00D5492B" w:rsidRPr="00606362">
        <w:t xml:space="preserve">sample </w:t>
      </w:r>
      <w:r w:rsidR="009E6A86">
        <w:t xml:space="preserve">brain </w:t>
      </w:r>
      <w:r w:rsidR="009E6A86" w:rsidRPr="00606362">
        <w:t>axial</w:t>
      </w:r>
      <w:r w:rsidR="009C39AA" w:rsidRPr="00606362">
        <w:t xml:space="preserve"> views</w:t>
      </w:r>
      <w:r w:rsidR="009E6A86">
        <w:t xml:space="preserve">, </w:t>
      </w:r>
      <w:r w:rsidR="00D12E6C" w:rsidRPr="00606362">
        <w:t xml:space="preserve">control </w:t>
      </w:r>
      <w:r w:rsidR="009E6A86">
        <w:t>on the lest and a cirrhotic participant</w:t>
      </w:r>
      <w:r w:rsidR="009C39AA" w:rsidRPr="00606362">
        <w:t xml:space="preserve"> </w:t>
      </w:r>
      <w:r w:rsidR="009E6A86">
        <w:t xml:space="preserve">on the right. </w:t>
      </w:r>
      <w:r w:rsidR="00BF5BBD">
        <w:t xml:space="preserve">Table </w:t>
      </w:r>
      <w:r w:rsidR="008C518A">
        <w:t>2</w:t>
      </w:r>
      <w:r w:rsidR="00BF5BBD">
        <w:t xml:space="preserve"> reported both the normalized T1 SI ration and the T1 SI of all five region under the ANOVA test showed between group differences among control, NASH and NASH+HE. </w:t>
      </w:r>
      <w:r w:rsidR="009E6A86">
        <w:t>Figure 2</w:t>
      </w:r>
      <w:r w:rsidR="00A5690B" w:rsidRPr="00606362">
        <w:t xml:space="preserve"> reports </w:t>
      </w:r>
      <w:r w:rsidR="009E6A86">
        <w:t xml:space="preserve">normalized </w:t>
      </w:r>
      <w:r w:rsidR="009E6A86" w:rsidRPr="00606362">
        <w:t xml:space="preserve">T1 SI ratios </w:t>
      </w:r>
      <w:r w:rsidR="009E6A86">
        <w:t>for between group difference among</w:t>
      </w:r>
      <w:r w:rsidR="00FB48DD" w:rsidRPr="00606362">
        <w:t xml:space="preserve"> </w:t>
      </w:r>
      <w:r w:rsidR="009C39AA" w:rsidRPr="00606362">
        <w:t>controls, NASH and NASH</w:t>
      </w:r>
      <w:r w:rsidR="001735AB" w:rsidRPr="00606362">
        <w:t>+</w:t>
      </w:r>
      <w:r w:rsidR="009C39AA" w:rsidRPr="00606362">
        <w:t>HE</w:t>
      </w:r>
      <w:r w:rsidR="009E6A86">
        <w:t>. Although the SI ratio of putamen</w:t>
      </w:r>
      <w:r w:rsidR="00DF7145">
        <w:t xml:space="preserve"> over CC</w:t>
      </w:r>
      <w:r w:rsidR="009E6A86">
        <w:t xml:space="preserve"> </w:t>
      </w:r>
      <w:r w:rsidR="00DF7145">
        <w:t xml:space="preserve">(Figure 2A) </w:t>
      </w:r>
      <w:r w:rsidR="009E6A86">
        <w:t>or GP over CC</w:t>
      </w:r>
      <w:r w:rsidR="00DF7145">
        <w:t xml:space="preserve"> (Figure 2D)</w:t>
      </w:r>
      <w:r w:rsidR="009E6A86">
        <w:t xml:space="preserve"> did not show a significant in between group difference for the control versus NASH and that of putamen over CWM</w:t>
      </w:r>
      <w:r w:rsidR="00DF7145">
        <w:t xml:space="preserve"> (Figure 2E)</w:t>
      </w:r>
      <w:r w:rsidR="009E6A86">
        <w:t xml:space="preserve"> only showed a trend</w:t>
      </w:r>
      <w:r w:rsidR="00DF7145">
        <w:t xml:space="preserve">, </w:t>
      </w:r>
      <w:r w:rsidR="009E6A86">
        <w:t xml:space="preserve">SI ratio indicates significant difference among controls, NASH and NASH+HE (Figure 2B, 2C and 2F). </w:t>
      </w:r>
      <w:r w:rsidR="00BF5BBD">
        <w:t xml:space="preserve">Further, the </w:t>
      </w:r>
      <w:r w:rsidR="00BF5BBD" w:rsidRPr="00606362">
        <w:t xml:space="preserve">SI ratio increase </w:t>
      </w:r>
      <w:r w:rsidR="00BF5BBD">
        <w:t>from</w:t>
      </w:r>
      <w:r w:rsidR="00BF5BBD" w:rsidRPr="00606362">
        <w:t xml:space="preserve"> NASH to NASH+HE</w:t>
      </w:r>
      <w:r w:rsidR="00BF5BBD">
        <w:t xml:space="preserve"> among the cirrhosis patients and some actually reached between group differences, such as that of GP with respect to CC (Figure 2A), GP with CWM (Figure 2B), and putamen with CWM (Figure 2E).</w:t>
      </w:r>
    </w:p>
    <w:p w14:paraId="55336D6A" w14:textId="77777777" w:rsidR="00E449FD" w:rsidRDefault="00DF7145" w:rsidP="00AB2A30">
      <w:pPr>
        <w:ind w:firstLine="720"/>
      </w:pPr>
      <w:r>
        <w:lastRenderedPageBreak/>
        <w:t>Figure 3 looked at the SI of putamen (Figure 3A), GP (Figure 3B), CC (Figure 3C), CWM (Figure 3D), and brainstem (Figure 3E) independently. It shows the consistent result of significant SI abnormality between control and cirrhosis. However, it presented two additional information. One, there is significant SI difference between NASH and NASH+HE in the CC (Figure 3D) and CWM (Figure 3E) regions. And there is a trend between group difference between NASH and NASH+HE in pu</w:t>
      </w:r>
      <w:r w:rsidR="008C518A">
        <w:t>tamen (Figure 3A) brainstem area. On the side, although the difference is not significant, the GP area show a observable SI decrease from NASH to NASH+HE (Figure 3B).</w:t>
      </w:r>
    </w:p>
    <w:p w14:paraId="06893820" w14:textId="3A9DB1B4" w:rsidR="00251166" w:rsidRPr="00E449FD" w:rsidRDefault="00E449FD" w:rsidP="00AB2A30">
      <w:pPr>
        <w:ind w:firstLine="720"/>
      </w:pPr>
      <w:r>
        <w:t xml:space="preserve">SI increase on FSPGRE 3D sequence seems to increase with Ins concentration as measured by MRS (Table 3). This table also present that SI of CC CWM, putamen, GP and brainstem is significantly correlated with Ins concentration. </w:t>
      </w:r>
      <w:r w:rsidR="000D2EBF">
        <w:t>Further, after adjusting the influence of Ins on SI, the SI difference between NASH and NASH+HE diminished. Ever more noticeable is the F-distribution of putamen, CC, and brainstem is nearly 1 (Table 3).</w:t>
      </w:r>
    </w:p>
    <w:p w14:paraId="1FCE93C2" w14:textId="77777777" w:rsidR="00CC7262" w:rsidRPr="00606362" w:rsidRDefault="00CC7262" w:rsidP="00AB2A30"/>
    <w:p w14:paraId="613B4EA0" w14:textId="6C573CEA" w:rsidR="00D12E6C" w:rsidRDefault="00D12E6C" w:rsidP="00AB2A30">
      <w:r w:rsidRPr="007B6CFB">
        <w:rPr>
          <w:b/>
          <w:bCs/>
        </w:rPr>
        <w:t>Discussion</w:t>
      </w:r>
      <w:r w:rsidRPr="00606362">
        <w:t>:</w:t>
      </w:r>
      <w:r w:rsidR="004C1DA6" w:rsidRPr="00606362">
        <w:t xml:space="preserve"> </w:t>
      </w:r>
    </w:p>
    <w:p w14:paraId="485B5276" w14:textId="2BF4FE94" w:rsidR="009E6A86" w:rsidRDefault="007A62A6" w:rsidP="006715CC">
      <w:pPr>
        <w:ind w:firstLine="720"/>
      </w:pPr>
      <w:r w:rsidRPr="00606362">
        <w:t xml:space="preserve">In this study, we </w:t>
      </w:r>
      <w:r w:rsidR="00B5292B">
        <w:t>used automated approaches to identify</w:t>
      </w:r>
      <w:r w:rsidRPr="00606362">
        <w:t xml:space="preserve"> the </w:t>
      </w:r>
      <w:r w:rsidR="00B5292B">
        <w:t xml:space="preserve">signal intensity changes on T1 </w:t>
      </w:r>
      <w:r w:rsidRPr="00606362">
        <w:t>brain MR</w:t>
      </w:r>
      <w:r w:rsidR="00B5292B">
        <w:t xml:space="preserve">I </w:t>
      </w:r>
      <w:r w:rsidRPr="00606362">
        <w:t xml:space="preserve">with </w:t>
      </w:r>
      <w:r w:rsidR="00D82793">
        <w:t>cirrhosis</w:t>
      </w:r>
      <w:r w:rsidR="00D4408B">
        <w:t xml:space="preserve"> and HE</w:t>
      </w:r>
      <w:r w:rsidRPr="00606362">
        <w:t xml:space="preserve">. </w:t>
      </w:r>
      <w:r w:rsidR="00B5292B">
        <w:t>The</w:t>
      </w:r>
      <w:r w:rsidR="00D4408B">
        <w:t xml:space="preserve"> automated approach showed </w:t>
      </w:r>
      <w:r w:rsidR="006715CC">
        <w:t xml:space="preserve">expected </w:t>
      </w:r>
      <w:r w:rsidR="00D4408B" w:rsidRPr="00606362">
        <w:t xml:space="preserve">SI ratio </w:t>
      </w:r>
      <w:r w:rsidR="00D4408B">
        <w:t>increases in</w:t>
      </w:r>
      <w:r w:rsidR="00D4408B" w:rsidRPr="00606362">
        <w:t xml:space="preserve"> GP and putamen with respect</w:t>
      </w:r>
      <w:r w:rsidR="00D4408B">
        <w:t xml:space="preserve"> to</w:t>
      </w:r>
      <w:r w:rsidR="00D4408B" w:rsidRPr="00606362">
        <w:t xml:space="preserve"> the CC, CWM, or brainstem</w:t>
      </w:r>
      <w:r w:rsidR="006715CC">
        <w:t xml:space="preserve"> for cirrhosis with respect to control and cirrhosis with HE compared to without as shown in Figure 2</w:t>
      </w:r>
      <w:r w:rsidR="00D4408B">
        <w:t xml:space="preserve">. </w:t>
      </w:r>
      <w:r w:rsidR="00B5292B">
        <w:t xml:space="preserve">GP / ??? was the best at identifying between-group differences and showed a significant increase in cirrhosis compared with control as well as in cirrhosis with HE compared to cirrhosis without HE.  </w:t>
      </w:r>
    </w:p>
    <w:p w14:paraId="7F586217" w14:textId="4ECF9F9A" w:rsidR="00BE3B65" w:rsidRDefault="00B5292B" w:rsidP="00B5292B">
      <w:pPr>
        <w:rPr>
          <w:rFonts w:ascii="Arial" w:hAnsi="Arial" w:cs="Arial"/>
          <w:sz w:val="22"/>
          <w:szCs w:val="22"/>
        </w:rPr>
      </w:pPr>
      <w:r>
        <w:rPr>
          <w:rFonts w:ascii="Arial" w:hAnsi="Arial" w:cs="Arial"/>
          <w:sz w:val="22"/>
          <w:szCs w:val="22"/>
        </w:rPr>
        <w:t>Looking at the signal intensities without normalization to another brain region demonstrated a T</w:t>
      </w:r>
      <w:r w:rsidRPr="00E5070A">
        <w:rPr>
          <w:rFonts w:ascii="Arial" w:hAnsi="Arial" w:cs="Arial"/>
          <w:sz w:val="22"/>
          <w:szCs w:val="22"/>
        </w:rPr>
        <w:t xml:space="preserve">1 SI increase among </w:t>
      </w:r>
      <w:r w:rsidR="00BE3B65">
        <w:rPr>
          <w:rFonts w:ascii="Arial" w:hAnsi="Arial" w:cs="Arial"/>
          <w:sz w:val="22"/>
          <w:szCs w:val="22"/>
        </w:rPr>
        <w:t xml:space="preserve">cirrhosis with and without </w:t>
      </w:r>
      <w:r w:rsidRPr="00E5070A">
        <w:rPr>
          <w:rFonts w:ascii="Arial" w:hAnsi="Arial" w:cs="Arial"/>
          <w:sz w:val="22"/>
          <w:szCs w:val="22"/>
        </w:rPr>
        <w:t>HE compared with controls for all the brain regions</w:t>
      </w:r>
      <w:r>
        <w:rPr>
          <w:rFonts w:ascii="Arial" w:hAnsi="Arial" w:cs="Arial"/>
          <w:sz w:val="22"/>
          <w:szCs w:val="22"/>
        </w:rPr>
        <w:t xml:space="preserve"> evaluated.  This indicates widespread manganese deposition beyond areas typically associated with cirrhosis in imaging studies</w:t>
      </w:r>
      <w:r w:rsidRPr="00E5070A">
        <w:rPr>
          <w:rFonts w:ascii="Arial" w:hAnsi="Arial" w:cs="Arial"/>
          <w:sz w:val="22"/>
          <w:szCs w:val="22"/>
        </w:rPr>
        <w:t xml:space="preserve">. </w:t>
      </w:r>
      <w:r w:rsidR="00BE3B65">
        <w:rPr>
          <w:rFonts w:ascii="Arial" w:hAnsi="Arial" w:cs="Arial"/>
          <w:sz w:val="22"/>
          <w:szCs w:val="22"/>
        </w:rPr>
        <w:t xml:space="preserve">Further, the T1 signal intensities tended to be lower in cirrhosis with HE compared </w:t>
      </w:r>
      <w:proofErr w:type="spellStart"/>
      <w:r w:rsidR="00BE3B65">
        <w:rPr>
          <w:rFonts w:ascii="Arial" w:hAnsi="Arial" w:cs="Arial"/>
          <w:sz w:val="22"/>
          <w:szCs w:val="22"/>
        </w:rPr>
        <w:t>to</w:t>
      </w:r>
      <w:proofErr w:type="spellEnd"/>
      <w:r w:rsidR="00BE3B65">
        <w:rPr>
          <w:rFonts w:ascii="Arial" w:hAnsi="Arial" w:cs="Arial"/>
          <w:sz w:val="22"/>
          <w:szCs w:val="22"/>
        </w:rPr>
        <w:t xml:space="preserve"> without.  </w:t>
      </w:r>
    </w:p>
    <w:p w14:paraId="6BBCC9B6" w14:textId="77777777" w:rsidR="00BE3B65" w:rsidRDefault="00BE3B65" w:rsidP="00B5292B">
      <w:pPr>
        <w:rPr>
          <w:rFonts w:ascii="Arial" w:hAnsi="Arial" w:cs="Arial"/>
          <w:sz w:val="22"/>
          <w:szCs w:val="22"/>
        </w:rPr>
      </w:pPr>
    </w:p>
    <w:p w14:paraId="15B1F867" w14:textId="5AA8913B" w:rsidR="00B63548" w:rsidRDefault="00BE3B65" w:rsidP="00B63548">
      <w:pPr>
        <w:rPr>
          <w:rFonts w:ascii="Arial" w:hAnsi="Arial" w:cs="Arial"/>
          <w:sz w:val="22"/>
          <w:szCs w:val="22"/>
        </w:rPr>
      </w:pPr>
      <w:r>
        <w:rPr>
          <w:rFonts w:ascii="Arial" w:hAnsi="Arial" w:cs="Arial"/>
          <w:sz w:val="22"/>
          <w:szCs w:val="22"/>
        </w:rPr>
        <w:t xml:space="preserve">We did not anticipate an increase in T1 signal intensity in all brain regions we evaluated but this finding is concordant with </w:t>
      </w:r>
      <w:r w:rsidRPr="00E5070A">
        <w:rPr>
          <w:rFonts w:ascii="Arial" w:hAnsi="Arial" w:cs="Arial"/>
          <w:sz w:val="22"/>
          <w:szCs w:val="22"/>
        </w:rPr>
        <w:t xml:space="preserve">multiple </w:t>
      </w:r>
      <w:r>
        <w:rPr>
          <w:rFonts w:ascii="Arial" w:hAnsi="Arial" w:cs="Arial"/>
          <w:sz w:val="22"/>
          <w:szCs w:val="22"/>
        </w:rPr>
        <w:t xml:space="preserve">radiological-pathological correlation studies which </w:t>
      </w:r>
      <w:r w:rsidRPr="00E5070A">
        <w:rPr>
          <w:rFonts w:ascii="Arial" w:hAnsi="Arial" w:cs="Arial"/>
          <w:sz w:val="22"/>
          <w:szCs w:val="22"/>
        </w:rPr>
        <w:t xml:space="preserve">noted higher manganese deposition </w:t>
      </w:r>
      <w:r>
        <w:rPr>
          <w:rFonts w:ascii="Arial" w:hAnsi="Arial" w:cs="Arial"/>
          <w:sz w:val="22"/>
          <w:szCs w:val="22"/>
        </w:rPr>
        <w:t>throughout the</w:t>
      </w:r>
      <w:r w:rsidRPr="00E5070A">
        <w:rPr>
          <w:rFonts w:ascii="Arial" w:hAnsi="Arial" w:cs="Arial"/>
          <w:sz w:val="22"/>
          <w:szCs w:val="22"/>
        </w:rPr>
        <w:t xml:space="preserve"> </w:t>
      </w:r>
      <w:r>
        <w:rPr>
          <w:rFonts w:ascii="Arial" w:hAnsi="Arial" w:cs="Arial"/>
          <w:sz w:val="22"/>
          <w:szCs w:val="22"/>
        </w:rPr>
        <w:t>brain</w:t>
      </w:r>
      <w:r w:rsidRPr="00E5070A">
        <w:rPr>
          <w:rFonts w:ascii="Arial" w:hAnsi="Arial" w:cs="Arial"/>
          <w:sz w:val="22"/>
          <w:szCs w:val="22"/>
        </w:rPr>
        <w:t xml:space="preserve"> in</w:t>
      </w:r>
      <w:r>
        <w:rPr>
          <w:rFonts w:ascii="Arial" w:hAnsi="Arial" w:cs="Arial"/>
          <w:sz w:val="22"/>
          <w:szCs w:val="22"/>
        </w:rPr>
        <w:t xml:space="preserve"> patients with</w:t>
      </w:r>
      <w:r w:rsidRPr="00E5070A">
        <w:rPr>
          <w:rFonts w:ascii="Arial" w:hAnsi="Arial" w:cs="Arial"/>
          <w:sz w:val="22"/>
          <w:szCs w:val="22"/>
        </w:rPr>
        <w:t xml:space="preserve"> cirrhosis or portal</w:t>
      </w:r>
      <w:r>
        <w:rPr>
          <w:rFonts w:ascii="Arial" w:hAnsi="Arial" w:cs="Arial"/>
          <w:sz w:val="22"/>
          <w:szCs w:val="22"/>
        </w:rPr>
        <w:t>-systemic shunts</w:t>
      </w:r>
      <w:r>
        <w:rPr>
          <w:rFonts w:ascii="Arial" w:hAnsi="Arial" w:cs="Arial"/>
          <w:sz w:val="22"/>
          <w:szCs w:val="22"/>
        </w:rPr>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dCI+MS00PC9zdHlsZT48L0Rpc3BsYXlUZXh0PjxyZWNvcmQ+PGRhdGVzPjxwdWItZGF0ZXM+PGRh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PlJlZmVyZW5jZSBWYWx1ZXM8L2tleXdvcmQ+PC9rZXl3b3Jkcz48aXNibj4wMTk1LTYxMDggKFBy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dCI+MS00PC9zdHlsZT48L0Rpc3BsYXlUZXh0PjxyZWNvcmQ+PGRhdGVzPjxwdWItZGF0ZXM+PGRh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PlJlZmVyZW5jZSBWYWx1ZXM8L2tleXdvcmQ+PC9rZXl3b3Jkcz48aXNibj4wMTk1LTYxMDggKFBy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Pr="00060865">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xml:space="preserve">.  Our findings are also in agreement with a </w:t>
      </w:r>
      <w:r w:rsidRPr="00E5070A">
        <w:rPr>
          <w:rFonts w:ascii="Arial" w:hAnsi="Arial" w:cs="Arial"/>
          <w:sz w:val="22"/>
          <w:szCs w:val="22"/>
        </w:rPr>
        <w:t xml:space="preserve">1996 AJNR study </w:t>
      </w:r>
      <w:r>
        <w:rPr>
          <w:rFonts w:ascii="Arial" w:hAnsi="Arial" w:cs="Arial"/>
          <w:sz w:val="22"/>
          <w:szCs w:val="22"/>
        </w:rPr>
        <w:t>that quantified</w:t>
      </w:r>
      <w:r w:rsidRPr="00E5070A">
        <w:rPr>
          <w:rFonts w:ascii="Arial" w:hAnsi="Arial" w:cs="Arial"/>
          <w:sz w:val="22"/>
          <w:szCs w:val="22"/>
        </w:rPr>
        <w:t xml:space="preserve"> T1 </w:t>
      </w:r>
      <w:r>
        <w:rPr>
          <w:rFonts w:ascii="Arial" w:hAnsi="Arial" w:cs="Arial"/>
          <w:sz w:val="22"/>
          <w:szCs w:val="22"/>
        </w:rPr>
        <w:t>relaxation time and showed T1 shortening</w:t>
      </w:r>
      <w:r w:rsidRPr="00E5070A">
        <w:rPr>
          <w:rFonts w:ascii="Arial" w:hAnsi="Arial" w:cs="Arial"/>
          <w:sz w:val="22"/>
          <w:szCs w:val="22"/>
        </w:rPr>
        <w:t xml:space="preserve"> in the cortex and white matter as well as the basal ganglia of patients with chronic liver disease</w:t>
      </w:r>
      <w:r>
        <w:rPr>
          <w:rFonts w:ascii="Arial" w:hAnsi="Arial" w:cs="Arial"/>
          <w:sz w:val="22"/>
          <w:szCs w:val="22"/>
        </w:rPr>
        <w:fldChar w:fldCharType="begin"/>
      </w:r>
      <w:r>
        <w:rPr>
          <w:rFonts w:ascii="Arial" w:hAnsi="Arial" w:cs="Arial"/>
          <w:sz w:val="22"/>
          <w:szCs w:val="22"/>
        </w:rPr>
        <w:instrText xml:space="preserve"> ADDIN EN.CITE &lt;EndNote&gt;&lt;Cite&gt;&lt;Author&gt;Vymazal&lt;/Author&gt;&lt;Year&gt;1996&lt;/Year&gt;&lt;RecNum&gt;0&lt;/RecNum&gt;&lt;IDText&gt;T1 and T2 alterations in the brains of patients with hepatic cirrhosis&lt;/IDText&gt;&lt;DisplayText&gt;&lt;style face="superscript"&gt;4&lt;/style&gt;&lt;/DisplayText&gt;&lt;record&gt;&lt;dates&gt;&lt;pub-dates&gt;&lt;date&gt;Feb&lt;/date&gt;&lt;/pub-dates&gt;&lt;year&gt;1996&lt;/year&gt;&lt;/dates&gt;&lt;keywords&gt;&lt;keyword&gt;Adult&lt;/keyword&gt;&lt;keyword&gt;Aged&lt;/keyword&gt;&lt;keyword&gt;Brain/pathology&lt;/keyword&gt;&lt;keyword&gt;Brain Mapping&lt;/keyword&gt;&lt;keyword&gt;Female&lt;/keyword&gt;&lt;keyword&gt;Hepatic Encephalopathy/*diagnosis&lt;/keyword&gt;&lt;keyword&gt;Humans&lt;/keyword&gt;&lt;keyword&gt;Liver Cirrhosis/*diagnosis&lt;/keyword&gt;&lt;keyword&gt;Liver Cirrhosis, Alcoholic/*diagnosis&lt;/keyword&gt;&lt;keyword&gt;*Magnetic Resonance Imaging&lt;/keyword&gt;&lt;keyword&gt;Male&lt;/keyword&gt;&lt;keyword&gt;Middle Aged&lt;/keyword&gt;&lt;keyword&gt;Reference Values&lt;/keyword&gt;&lt;/keywords&gt;&lt;isbn&gt;0195-6108 (Print)&amp;#xD;0195-6108&lt;/isbn&gt;&lt;titles&gt;&lt;title&gt;T1 and T2 alterations in the brains of patients with hepatic cirrhosis&lt;/title&gt;&lt;secondary-title&gt;AJNR Am J Neuroradiol&lt;/secondary-title&gt;&lt;/titles&gt;&lt;pages&gt;333-6&lt;/pages&gt;&lt;number&gt;2&lt;/number&gt;&lt;contributors&gt;&lt;authors&gt;&lt;author&gt;Vymazal, J.&lt;/author&gt;&lt;author&gt;Babis, M.&lt;/author&gt;&lt;author&gt;Brooks, R. A.&lt;/author&gt;&lt;author&gt;Filip, K.&lt;/author&gt;&lt;author&gt;Dezortova, M.&lt;/author&gt;&lt;author&gt;Hrncarkova, H.&lt;/author&gt;&lt;author&gt;Hajek, M.&lt;/author&gt;&lt;/authors&gt;&lt;/contributors&gt;&lt;edition&gt;1996/02/01&lt;/edition&gt;&lt;language&gt;eng&lt;/language&gt;&lt;added-date format="utc"&gt;1564685779&lt;/added-date&gt;&lt;ref-type name="Journal Article"&gt;17&lt;/ref-type&gt;&lt;auth-address&gt;Neuroimaging Branch, NINDS, National Institutes of Health, Bethesda, MD, USA.&lt;/auth-address&gt;&lt;remote-database-provider&gt;NLM&lt;/remote-database-provider&gt;&lt;rec-number&gt;131&lt;/rec-number&gt;&lt;last-updated-date format="utc"&gt;1564685779&lt;/last-updated-date&gt;&lt;accession-num&gt;8938307&lt;/accession-num&gt;&lt;volume&gt;17&lt;/volume&gt;&lt;/record&gt;&lt;/Cite&gt;&lt;/EndNote&gt;</w:instrText>
      </w:r>
      <w:r>
        <w:rPr>
          <w:rFonts w:ascii="Arial" w:hAnsi="Arial" w:cs="Arial"/>
          <w:sz w:val="22"/>
          <w:szCs w:val="22"/>
        </w:rPr>
        <w:fldChar w:fldCharType="separate"/>
      </w:r>
      <w:r w:rsidRPr="00060865">
        <w:rPr>
          <w:rFonts w:ascii="Arial" w:hAnsi="Arial" w:cs="Arial"/>
          <w:noProof/>
          <w:sz w:val="22"/>
          <w:szCs w:val="22"/>
          <w:vertAlign w:val="superscript"/>
        </w:rPr>
        <w:t>4</w:t>
      </w:r>
      <w:r>
        <w:rPr>
          <w:rFonts w:ascii="Arial" w:hAnsi="Arial" w:cs="Arial"/>
          <w:sz w:val="22"/>
          <w:szCs w:val="22"/>
        </w:rPr>
        <w:fldChar w:fldCharType="end"/>
      </w:r>
      <w:r w:rsidRPr="00E5070A">
        <w:rPr>
          <w:rFonts w:ascii="Arial" w:hAnsi="Arial" w:cs="Arial"/>
          <w:sz w:val="22"/>
          <w:szCs w:val="22"/>
        </w:rPr>
        <w:t xml:space="preserve">. </w:t>
      </w:r>
      <w:r>
        <w:rPr>
          <w:rFonts w:ascii="Arial" w:hAnsi="Arial" w:cs="Arial"/>
          <w:sz w:val="22"/>
          <w:szCs w:val="22"/>
        </w:rPr>
        <w:t xml:space="preserve"> </w:t>
      </w:r>
      <w:r w:rsidR="00B63548">
        <w:t xml:space="preserve">In addition, </w:t>
      </w:r>
      <w:proofErr w:type="spellStart"/>
      <w:r w:rsidR="00B63548" w:rsidRPr="004F0CAB">
        <w:rPr>
          <w:i/>
          <w:iCs/>
        </w:rPr>
        <w:t>Iwasa</w:t>
      </w:r>
      <w:proofErr w:type="spellEnd"/>
      <w:r w:rsidR="00B63548" w:rsidRPr="004F0CAB">
        <w:rPr>
          <w:i/>
          <w:iCs/>
        </w:rPr>
        <w:t xml:space="preserve"> et al</w:t>
      </w:r>
      <w:r w:rsidR="00B63548">
        <w:t xml:space="preserve">. performed a study in 1998 evaluating magnetization transfer contrast of different brain regions between control and cirrhotic patients and found abnormal magnetization transfer ratio in otherwise normal appearing cerebral regions </w:t>
      </w:r>
      <w:r w:rsidR="00B63548">
        <w:fldChar w:fldCharType="begin"/>
      </w:r>
      <w:r w:rsidR="00B63548">
        <w:instrText xml:space="preserve"> ADDIN EN.CITE &lt;EndNote&gt;&lt;Cite&gt;&lt;Author&gt;Iwasa&lt;/Author&gt;&lt;Year&gt;1999&lt;/Year&gt;&lt;RecNum&gt;97&lt;/RecNum&gt;&lt;DisplayText&gt;&lt;style face="superscript"&gt;18&lt;/style&gt;&lt;/DisplayText&gt;&lt;record&gt;&lt;rec-number&gt;97&lt;/rec-number&gt;&lt;foreign-keys&gt;&lt;key app="EN" db-id="0tedww2we9dfa9e02sqxs9z4revd5pafafd5" timestamp="1569536402"&gt;97&lt;/key&gt;&lt;/foreign-keys&gt;&lt;ref-type name="Journal Article"&gt;17&lt;/ref-type&gt;&lt;contributors&gt;&lt;authors&gt;&lt;author&gt;Iwasa, M.&lt;/author&gt;&lt;author&gt;Kinosada, Y.&lt;/author&gt;&lt;author&gt;Nakatsuka, A.&lt;/author&gt;&lt;author&gt;Watanabe, S.&lt;/author&gt;&lt;author&gt;Adachi, Y.&lt;/author&gt;&lt;/authors&gt;&lt;/contributors&gt;&lt;auth-address&gt;Third Department of Internal Medicine, Mie University School of Medicine, Tsu City, Japan.&lt;/auth-address&gt;&lt;titles&gt;&lt;title&gt;Magnetization transfer contrast of various regions of the brain in liver cirrhosis&lt;/title&gt;&lt;secondary-title&gt;AJNR Am J Neuroradiol&lt;/secondary-title&gt;&lt;/titles&gt;&lt;periodical&gt;&lt;full-title&gt;AJNR Am J Neuroradiol&lt;/full-title&gt;&lt;/periodical&gt;&lt;pages&gt;652-4&lt;/pages&gt;&lt;volume&gt;20&lt;/volume&gt;&lt;number&gt;4&lt;/number&gt;&lt;edition&gt;1999/05/13&lt;/edition&gt;&lt;keywords&gt;&lt;keyword&gt;Brain/*pathology&lt;/keyword&gt;&lt;keyword&gt;Case-Control Studies&lt;/keyword&gt;&lt;keyword&gt;Female&lt;/keyword&gt;&lt;keyword&gt;Globus Pallidus/pathology&lt;/keyword&gt;&lt;keyword&gt;Hepatitis B/pathology&lt;/keyword&gt;&lt;keyword&gt;Hepatitis C/pathology&lt;/keyword&gt;&lt;keyword&gt;Hippocampus/pathology&lt;/keyword&gt;&lt;keyword&gt;Humans&lt;/keyword&gt;&lt;keyword&gt;Liver Cirrhosis/*pathology/virology&lt;/keyword&gt;&lt;keyword&gt;Liver Cirrhosis, Alcoholic/pathology&lt;/keyword&gt;&lt;keyword&gt;Magnetic Resonance Imaging/*methods&lt;/keyword&gt;&lt;keyword&gt;Male&lt;/keyword&gt;&lt;keyword&gt;Middle Aged&lt;/keyword&gt;&lt;keyword&gt;Parietal Lobe/pathology&lt;/keyword&gt;&lt;keyword&gt;Putamen/pathology&lt;/keyword&gt;&lt;keyword&gt;Thalamic Nuclei/pathology&lt;/keyword&gt;&lt;keyword&gt;Thalamus/pathology&lt;/keyword&gt;&lt;/keywords&gt;&lt;dates&gt;&lt;year&gt;1999&lt;/year&gt;&lt;pub-dates&gt;&lt;date&gt;Apr&lt;/date&gt;&lt;/pub-dates&gt;&lt;/dates&gt;&lt;isbn&gt;0195-6108 (Print)&amp;#xD;0195-6108 (Linking)&lt;/isbn&gt;&lt;accession-num&gt;10319977&lt;/accession-num&gt;&lt;urls&gt;&lt;related-urls&gt;&lt;url&gt;https://www.ncbi.nlm.nih.gov/pubmed/10319977&lt;/url&gt;&lt;url&gt;http://www.ajnr.org/content/ajnr/20/4/652.full.pdf&lt;/url&gt;&lt;/related-urls&gt;&lt;/urls&gt;&lt;/record&gt;&lt;/Cite&gt;&lt;/EndNote&gt;</w:instrText>
      </w:r>
      <w:r w:rsidR="00B63548">
        <w:fldChar w:fldCharType="separate"/>
      </w:r>
      <w:r w:rsidR="00B63548" w:rsidRPr="00BE6FB6">
        <w:rPr>
          <w:noProof/>
          <w:vertAlign w:val="superscript"/>
        </w:rPr>
        <w:t>18</w:t>
      </w:r>
      <w:r w:rsidR="00B63548">
        <w:fldChar w:fldCharType="end"/>
      </w:r>
      <w:r w:rsidR="00B63548">
        <w:t>.</w:t>
      </w:r>
    </w:p>
    <w:p w14:paraId="492D68FD" w14:textId="77777777" w:rsidR="00B63548" w:rsidRDefault="00B63548" w:rsidP="00BE3B65">
      <w:pPr>
        <w:rPr>
          <w:rFonts w:ascii="Arial" w:hAnsi="Arial" w:cs="Arial"/>
          <w:sz w:val="22"/>
          <w:szCs w:val="22"/>
        </w:rPr>
      </w:pPr>
    </w:p>
    <w:p w14:paraId="7B073E9B" w14:textId="5E4224D2" w:rsidR="00B63548" w:rsidRDefault="00BE3B65" w:rsidP="00B63548">
      <w:pPr>
        <w:rPr>
          <w:rFonts w:ascii="Arial" w:hAnsi="Arial" w:cs="Arial"/>
          <w:sz w:val="22"/>
          <w:szCs w:val="22"/>
        </w:rPr>
      </w:pPr>
      <w:r>
        <w:rPr>
          <w:rFonts w:ascii="Arial" w:hAnsi="Arial" w:cs="Arial"/>
          <w:sz w:val="22"/>
          <w:szCs w:val="22"/>
        </w:rPr>
        <w:t xml:space="preserve">This raises the question of why other studies have not reported T1 signal abnormalities outside the basal ganglia.  </w:t>
      </w:r>
      <w:r w:rsidR="00B63548">
        <w:rPr>
          <w:rFonts w:ascii="Arial" w:hAnsi="Arial" w:cs="Arial"/>
          <w:sz w:val="22"/>
          <w:szCs w:val="22"/>
        </w:rPr>
        <w:t>The manganese concentrations are highest in the basal ganglia and T1 shortening is most apparent in this location, likely explaining why imaging studies have focused on this region as a marker of cirrhosis. Studies</w:t>
      </w:r>
      <w:r>
        <w:rPr>
          <w:rFonts w:ascii="Arial" w:hAnsi="Arial" w:cs="Arial"/>
          <w:sz w:val="22"/>
          <w:szCs w:val="22"/>
        </w:rPr>
        <w:t xml:space="preserve"> were </w:t>
      </w:r>
      <w:r w:rsidR="00B63548">
        <w:rPr>
          <w:rFonts w:ascii="Arial" w:hAnsi="Arial" w:cs="Arial"/>
          <w:sz w:val="22"/>
          <w:szCs w:val="22"/>
        </w:rPr>
        <w:t xml:space="preserve">then </w:t>
      </w:r>
      <w:r>
        <w:rPr>
          <w:rFonts w:ascii="Arial" w:hAnsi="Arial" w:cs="Arial"/>
          <w:sz w:val="22"/>
          <w:szCs w:val="22"/>
        </w:rPr>
        <w:t xml:space="preserve">limited in their ability to identify diffuse signal changes since they utilized background tissue signal as a normalization factor to create intensity ratios for the basal ganglia.  </w:t>
      </w:r>
      <w:r w:rsidR="00B63548">
        <w:rPr>
          <w:rFonts w:ascii="Arial" w:hAnsi="Arial" w:cs="Arial"/>
          <w:sz w:val="22"/>
          <w:szCs w:val="22"/>
        </w:rPr>
        <w:t xml:space="preserve">This normalization is necessary in </w:t>
      </w:r>
      <w:r>
        <w:rPr>
          <w:rFonts w:ascii="Arial" w:hAnsi="Arial" w:cs="Arial"/>
          <w:sz w:val="22"/>
          <w:szCs w:val="22"/>
        </w:rPr>
        <w:t xml:space="preserve">clinical studies </w:t>
      </w:r>
      <w:r w:rsidR="00B63548">
        <w:rPr>
          <w:rFonts w:ascii="Arial" w:hAnsi="Arial" w:cs="Arial"/>
          <w:sz w:val="22"/>
          <w:szCs w:val="22"/>
        </w:rPr>
        <w:t xml:space="preserve">that </w:t>
      </w:r>
      <w:r>
        <w:rPr>
          <w:rFonts w:ascii="Arial" w:hAnsi="Arial" w:cs="Arial"/>
          <w:sz w:val="22"/>
          <w:szCs w:val="22"/>
        </w:rPr>
        <w:t xml:space="preserve">include images obtained on different scanners that make direct comparison of intensity values unreliable.  </w:t>
      </w:r>
      <w:r w:rsidR="00B63548">
        <w:rPr>
          <w:rFonts w:ascii="Arial" w:hAnsi="Arial" w:cs="Arial"/>
          <w:sz w:val="22"/>
          <w:szCs w:val="22"/>
        </w:rPr>
        <w:t xml:space="preserve">Since all areas exhibited some degree of T1 signal intensity change, only areas with even more exaggerated differences can therefore be identified.  Unfortunately, even for the basal ganglia, this still can alter the nature of associations or cause a decrease in statistical power as the normalization factor is also impacted by the disease process being studied.  Our </w:t>
      </w:r>
      <w:r w:rsidR="00B63548">
        <w:rPr>
          <w:rFonts w:ascii="Arial" w:hAnsi="Arial" w:cs="Arial"/>
          <w:sz w:val="22"/>
          <w:szCs w:val="22"/>
        </w:rPr>
        <w:lastRenderedPageBreak/>
        <w:t xml:space="preserve">findings therefor point to limitations of the current clinical approach to evaluation of SI using ratios for evaluation of diffuse disease processes.  </w:t>
      </w:r>
    </w:p>
    <w:p w14:paraId="7543A8A8" w14:textId="6A47379D" w:rsidR="00BE3B65" w:rsidRDefault="00BE3B65" w:rsidP="00BE3B65">
      <w:pPr>
        <w:rPr>
          <w:rFonts w:ascii="Arial" w:hAnsi="Arial" w:cs="Arial"/>
          <w:sz w:val="22"/>
          <w:szCs w:val="22"/>
        </w:rPr>
      </w:pPr>
    </w:p>
    <w:p w14:paraId="3FAA1F48" w14:textId="77777777" w:rsidR="00BE3B65" w:rsidRDefault="00BE3B65" w:rsidP="00BE3B65">
      <w:pPr>
        <w:rPr>
          <w:rFonts w:ascii="Arial" w:hAnsi="Arial" w:cs="Arial"/>
          <w:sz w:val="22"/>
          <w:szCs w:val="22"/>
        </w:rPr>
      </w:pPr>
    </w:p>
    <w:p w14:paraId="5EB10878" w14:textId="66078E1B" w:rsidR="00AB2A30" w:rsidRPr="00A13A3B" w:rsidRDefault="00887BFC" w:rsidP="00AB2A30">
      <w:pPr>
        <w:rPr>
          <w:color w:val="FF0000"/>
        </w:rPr>
      </w:pPr>
      <w:r>
        <w:tab/>
        <w:t xml:space="preserve">Another phenomenon we </w:t>
      </w:r>
      <w:r w:rsidR="00C66174">
        <w:t>observe</w:t>
      </w:r>
      <w:r>
        <w:t xml:space="preserve"> from this study is the </w:t>
      </w:r>
      <w:r w:rsidR="008C518A">
        <w:t>decreased SI</w:t>
      </w:r>
      <w:r>
        <w:t xml:space="preserve"> intensity of </w:t>
      </w:r>
      <w:r w:rsidR="00B63548">
        <w:t>cirrhosis</w:t>
      </w:r>
      <w:r>
        <w:t xml:space="preserve"> to </w:t>
      </w:r>
      <w:proofErr w:type="spellStart"/>
      <w:r w:rsidR="00B63548">
        <w:t>cirrhosis</w:t>
      </w:r>
      <w:r>
        <w:t>+HE</w:t>
      </w:r>
      <w:proofErr w:type="spellEnd"/>
      <w:r>
        <w:t xml:space="preserve"> in all five brain regions (</w:t>
      </w:r>
      <w:r w:rsidR="00C66174">
        <w:t>Figure 3</w:t>
      </w:r>
      <w:r>
        <w:t xml:space="preserve">). Surprised by this </w:t>
      </w:r>
      <w:r w:rsidR="00C66174">
        <w:t>observation</w:t>
      </w:r>
      <w:r>
        <w:t xml:space="preserve">, we hypothesized that SI </w:t>
      </w:r>
      <w:r w:rsidR="00C66174">
        <w:t xml:space="preserve">decrease </w:t>
      </w:r>
      <w:r>
        <w:t>in T1 might be influenced by edema</w:t>
      </w:r>
      <w:r w:rsidR="00F724C5">
        <w:t xml:space="preserve"> in </w:t>
      </w:r>
      <w:proofErr w:type="spellStart"/>
      <w:r w:rsidR="00B63548">
        <w:t>cirrhosis</w:t>
      </w:r>
      <w:r w:rsidR="00F724C5">
        <w:t>+HE</w:t>
      </w:r>
      <w:proofErr w:type="spellEnd"/>
      <w:r>
        <w:t xml:space="preserve">. </w:t>
      </w:r>
      <w:r w:rsidR="00274483" w:rsidRPr="00084D09">
        <w:t xml:space="preserve">In proton magnetic resonance spectroscopy, </w:t>
      </w:r>
      <w:r w:rsidR="0074127F">
        <w:t>Ins</w:t>
      </w:r>
      <w:r w:rsidR="00274483" w:rsidRPr="00084D09">
        <w:t xml:space="preserve"> is an abundant neuro-biomarker</w:t>
      </w:r>
      <w:r w:rsidR="001F397C">
        <w:t xml:space="preserve"> </w:t>
      </w:r>
      <w:r w:rsidR="00274483" w:rsidRPr="00084D09">
        <w:t xml:space="preserve">that has previously been </w:t>
      </w:r>
      <w:r w:rsidR="00797A53">
        <w:t xml:space="preserve">associated with </w:t>
      </w:r>
      <w:r w:rsidR="00274483" w:rsidRPr="00084D09">
        <w:t>brain edema</w:t>
      </w:r>
      <w:r w:rsidR="00797A53">
        <w:t xml:space="preserve"> in patients with HE</w:t>
      </w:r>
      <w:r w:rsidR="00274483" w:rsidRPr="00084D09">
        <w:t>, such as that of astrocyte swelling as a by-product of hyper-ammonic states</w:t>
      </w:r>
      <w:r w:rsidR="001F397C">
        <w:t xml:space="preserve"> </w:t>
      </w:r>
      <w:r w:rsidR="00797A53">
        <w:fldChar w:fldCharType="begin"/>
      </w:r>
      <w:r w:rsidR="00797A53">
        <w:instrText xml:space="preserve"> ADDIN EN.CITE &lt;EndNote&gt;&lt;Cite&gt;&lt;Author&gt;Huda&lt;/Author&gt;&lt;Year&gt;2008&lt;/Year&gt;&lt;RecNum&gt;96&lt;/RecNum&gt;&lt;DisplayText&gt;&lt;style face="superscript"&gt;14&lt;/style&gt;&lt;/DisplayText&gt;&lt;record&gt;&lt;rec-number&gt;96&lt;/rec-number&gt;&lt;foreign-keys&gt;&lt;key app="EN" db-id="0tedww2we9dfa9e02sqxs9z4revd5pafafd5" timestamp="1569361943"&gt;96&lt;/key&gt;&lt;/foreign-keys&gt;&lt;ref-type name="Journal Article"&gt;17&lt;/ref-type&gt;&lt;contributors&gt;&lt;authors&gt;&lt;author&gt;Huda, A.&lt;/author&gt;&lt;author&gt;Gupta, R. K.&lt;/author&gt;&lt;author&gt;Rajakumar, N.&lt;/author&gt;&lt;author&gt;Thomas, M. A.&lt;/author&gt;&lt;/authors&gt;&lt;/contributors&gt;&lt;auth-address&gt;Department of Physics, California State University, Fresno, CA 93740.&lt;/auth-address&gt;&lt;titles&gt;&lt;title&gt;Role of Magnetic Resonance in Understanding the Pathogenesis of Hepatic Encephalopathy&lt;/title&gt;&lt;secondary-title&gt;Magn Reson Insights&lt;/secondary-title&gt;&lt;/titles&gt;&lt;periodical&gt;&lt;full-title&gt;Magn Reson Insights&lt;/full-title&gt;&lt;/periodical&gt;&lt;pages&gt;109-122&lt;/pages&gt;&lt;volume&gt;2&lt;/volume&gt;&lt;edition&gt;2008/01/01&lt;/edition&gt;&lt;dates&gt;&lt;year&gt;2008&lt;/year&gt;&lt;/dates&gt;&lt;isbn&gt;1178-623X (Print)&amp;#xD;1178-623X (Linking)&lt;/isbn&gt;&lt;accession-num&gt;20890387&lt;/accession-num&gt;&lt;urls&gt;&lt;related-urls&gt;&lt;url&gt;https://www.ncbi.nlm.nih.gov/pubmed/20890387&lt;/url&gt;&lt;url&gt;https://www.ncbi.nlm.nih.gov/pmc/articles/PMC2947384/pdf/nihms99322.pdf&lt;/url&gt;&lt;/related-urls&gt;&lt;/urls&gt;&lt;custom2&gt;PMC2947384&lt;/custom2&gt;&lt;/record&gt;&lt;/Cite&gt;&lt;/EndNote&gt;</w:instrText>
      </w:r>
      <w:r w:rsidR="00797A53">
        <w:fldChar w:fldCharType="separate"/>
      </w:r>
      <w:r w:rsidR="00797A53" w:rsidRPr="00797A53">
        <w:rPr>
          <w:noProof/>
          <w:vertAlign w:val="superscript"/>
        </w:rPr>
        <w:t>14</w:t>
      </w:r>
      <w:r w:rsidR="00797A53">
        <w:fldChar w:fldCharType="end"/>
      </w:r>
      <w:r w:rsidR="00274483" w:rsidRPr="00084D09">
        <w:t xml:space="preserve">.  Therefore, we selected </w:t>
      </w:r>
      <w:r w:rsidR="0074127F">
        <w:t>Ins</w:t>
      </w:r>
      <w:r w:rsidR="00274483" w:rsidRPr="00084D09">
        <w:t xml:space="preserve"> as proxy to track brain swelling in a continuous fashion proportional to severity</w:t>
      </w:r>
      <w:r w:rsidR="00274483">
        <w:t xml:space="preserve"> of </w:t>
      </w:r>
      <w:r>
        <w:t>HE</w:t>
      </w:r>
      <w:r w:rsidR="00274483" w:rsidRPr="004724C1">
        <w:t>.</w:t>
      </w:r>
      <w:r w:rsidR="00274483" w:rsidRPr="009B591C">
        <w:rPr>
          <w:color w:val="333333"/>
          <w:spacing w:val="2"/>
          <w:shd w:val="clear" w:color="auto" w:fill="FFFFFF"/>
        </w:rPr>
        <w:t xml:space="preserve"> </w:t>
      </w:r>
      <w:r w:rsidR="00274483" w:rsidRPr="00084D09">
        <w:t xml:space="preserve">After </w:t>
      </w:r>
      <w:r w:rsidR="00274483" w:rsidRPr="00993917">
        <w:t xml:space="preserve">adjusting for </w:t>
      </w:r>
      <w:r w:rsidR="0074127F">
        <w:t>Ins</w:t>
      </w:r>
      <w:r w:rsidR="00274483" w:rsidRPr="00993917">
        <w:t xml:space="preserve"> </w:t>
      </w:r>
      <w:r w:rsidR="008C518A">
        <w:t xml:space="preserve">concentration </w:t>
      </w:r>
      <w:r w:rsidR="00274483" w:rsidRPr="00993917">
        <w:t>on T1 SI</w:t>
      </w:r>
      <w:r w:rsidR="00C66174">
        <w:t xml:space="preserve"> </w:t>
      </w:r>
      <w:r w:rsidR="00E449FD">
        <w:t>for both NASH and NASH+HE</w:t>
      </w:r>
      <w:r w:rsidR="000D2EBF">
        <w:t xml:space="preserve">, </w:t>
      </w:r>
      <w:r w:rsidR="00274483" w:rsidRPr="004724C1">
        <w:t xml:space="preserve">there were </w:t>
      </w:r>
      <w:r w:rsidR="00C66174">
        <w:t>almost no</w:t>
      </w:r>
      <w:r w:rsidR="00274483" w:rsidRPr="004724C1">
        <w:t xml:space="preserve"> differences in manganese concentration between NASH vs. NASH+HE</w:t>
      </w:r>
      <w:r w:rsidR="000D2EBF">
        <w:t xml:space="preserve"> (Table 3)</w:t>
      </w:r>
      <w:r w:rsidR="00274483" w:rsidRPr="004724C1">
        <w:t xml:space="preserve">. </w:t>
      </w:r>
      <w:r w:rsidR="00AB2A30">
        <w:t xml:space="preserve">Rather, </w:t>
      </w:r>
      <w:r w:rsidR="00274483" w:rsidRPr="00AB2A30">
        <w:rPr>
          <w:spacing w:val="2"/>
          <w:shd w:val="clear" w:color="auto" w:fill="FFFFFF"/>
        </w:rPr>
        <w:t xml:space="preserve">we found that </w:t>
      </w:r>
      <w:r w:rsidR="0074127F" w:rsidRPr="00AB2A30">
        <w:t>Ins</w:t>
      </w:r>
      <w:r w:rsidR="00274483" w:rsidRPr="00AB2A30">
        <w:t xml:space="preserve"> concentration appears to increase proportionally during acute hepatic encephalopathy, which may represent astrocyte swelling. </w:t>
      </w:r>
      <w:r w:rsidR="00AB2A30" w:rsidRPr="00AB2A30">
        <w:t xml:space="preserve">This radiographic association suggests that cerebral edema provides a second hit for clinically significant hepatic encephalopathy that has not been previously reported. </w:t>
      </w:r>
    </w:p>
    <w:p w14:paraId="26A24D49" w14:textId="4AE392CD" w:rsidR="00AB2A30" w:rsidRDefault="00A07313" w:rsidP="00A07313">
      <w:pPr>
        <w:ind w:firstLine="720"/>
      </w:pPr>
      <w:r>
        <w:t xml:space="preserve">The imaging software, </w:t>
      </w:r>
      <w:r w:rsidR="00AB2A30" w:rsidRPr="00606362">
        <w:t>FreeSurfer</w:t>
      </w:r>
      <w:r>
        <w:t>,</w:t>
      </w:r>
      <w:r w:rsidR="00AB2A30" w:rsidRPr="00606362">
        <w:t xml:space="preserve"> provides some degree of standardization by performing automatic correction and standardization of image intensity values</w:t>
      </w:r>
      <w:r>
        <w:t xml:space="preserve"> [REF]</w:t>
      </w:r>
      <w:r w:rsidR="00AB2A30" w:rsidRPr="00606362">
        <w:t>; analyzing signal intensities across scanners will likely require more standardization such as with the use of phantoms and may still require scanner specific reference ranges.  New imaging sequences such as synthetic MRI</w:t>
      </w:r>
      <w:r w:rsidR="00AB2A30" w:rsidRPr="0032563E">
        <w:fldChar w:fldCharType="begin">
          <w:fldData xml:space="preserve">PEVuZE5vdGU+PENpdGU+PEF1dGhvcj5UYW5lbmJhdW08L0F1dGhvcj48WWVhcj4yMDE3PC9ZZWFy
PjxSZWNOdW0+MTI0PC9SZWNOdW0+PERpc3BsYXlUZXh0PjxzdHlsZSBmYWNlPSJzdXBlcnNjcmlw
dCI+MTk8L3N0eWxlPjwvRGlzcGxheVRleHQ+PHJlY29yZD48cmVjLW51bWJlcj4xMjQ8L3JlYy1u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rsidR="00AB2A30">
        <w:instrText xml:space="preserve"> ADDIN EN.CITE </w:instrText>
      </w:r>
      <w:r w:rsidR="00AB2A30">
        <w:fldChar w:fldCharType="begin">
          <w:fldData xml:space="preserve">PEVuZE5vdGU+PENpdGU+PEF1dGhvcj5UYW5lbmJhdW08L0F1dGhvcj48WWVhcj4yMDE3PC9ZZWFy
PjxSZWNOdW0+MTI0PC9SZWNOdW0+PERpc3BsYXlUZXh0PjxzdHlsZSBmYWNlPSJzdXBlcnNjcmlw
dCI+MTk8L3N0eWxlPjwvRGlzcGxheVRleHQ+PHJlY29yZD48cmVjLW51bWJlcj4xMjQ8L3JlYy1u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rsidR="00AB2A30">
        <w:instrText xml:space="preserve"> ADDIN EN.CITE.DATA </w:instrText>
      </w:r>
      <w:r w:rsidR="00AB2A30">
        <w:fldChar w:fldCharType="end"/>
      </w:r>
      <w:r w:rsidR="00AB2A30" w:rsidRPr="0032563E">
        <w:fldChar w:fldCharType="separate"/>
      </w:r>
      <w:r w:rsidR="00AB2A30" w:rsidRPr="00BE6FB6">
        <w:rPr>
          <w:noProof/>
          <w:vertAlign w:val="superscript"/>
        </w:rPr>
        <w:t>19</w:t>
      </w:r>
      <w:r w:rsidR="00AB2A30" w:rsidRPr="0032563E">
        <w:fldChar w:fldCharType="end"/>
      </w:r>
      <w:r w:rsidR="00AB2A30" w:rsidRPr="00606362">
        <w:t xml:space="preserve"> which provide T1 and T2 quantification may excel at identifying manganese related T1 shortening.  </w:t>
      </w:r>
    </w:p>
    <w:p w14:paraId="4653B550" w14:textId="36D1DC16" w:rsidR="00606362" w:rsidRPr="003B2B21" w:rsidRDefault="00221839" w:rsidP="003B2B21">
      <w:pPr>
        <w:ind w:firstLine="720"/>
        <w:rPr>
          <w:color w:val="FF0000"/>
        </w:rPr>
      </w:pPr>
      <w:r>
        <w:t>W</w:t>
      </w:r>
      <w:r w:rsidR="00FC5D6D" w:rsidRPr="0032563E">
        <w:t>e propose distinct</w:t>
      </w:r>
      <w:r w:rsidR="007875D5" w:rsidRPr="0032563E">
        <w:t xml:space="preserve"> effects are occurring related to</w:t>
      </w:r>
      <w:r w:rsidR="00FC5D6D" w:rsidRPr="0032563E">
        <w:t xml:space="preserve"> </w:t>
      </w:r>
      <w:r w:rsidR="00404EDC" w:rsidRPr="0032563E">
        <w:t xml:space="preserve">T1 </w:t>
      </w:r>
      <w:r w:rsidR="00A15818" w:rsidRPr="0032563E">
        <w:t>shortening due to</w:t>
      </w:r>
      <w:r w:rsidR="007D5C55" w:rsidRPr="0032563E">
        <w:t xml:space="preserve"> </w:t>
      </w:r>
      <w:r w:rsidR="00B04902" w:rsidRPr="0032563E">
        <w:t xml:space="preserve">manganese deposition </w:t>
      </w:r>
      <w:r w:rsidR="007D5C55" w:rsidRPr="0032563E">
        <w:t xml:space="preserve">in </w:t>
      </w:r>
      <w:r w:rsidR="00B04902" w:rsidRPr="0032563E">
        <w:t xml:space="preserve">chronic liver disease </w:t>
      </w:r>
      <w:r w:rsidR="00A15818" w:rsidRPr="0032563E">
        <w:t xml:space="preserve">and T1 prolongation </w:t>
      </w:r>
      <w:r w:rsidR="00B04902" w:rsidRPr="0032563E">
        <w:t xml:space="preserve">with superimposed brain edema </w:t>
      </w:r>
      <w:r w:rsidR="00735B48" w:rsidRPr="0032563E">
        <w:t xml:space="preserve">that occurs with </w:t>
      </w:r>
      <w:r w:rsidR="00760CBE" w:rsidRPr="0032563E">
        <w:t>HE</w:t>
      </w:r>
      <w:r w:rsidR="00FC5D6D" w:rsidRPr="0032563E">
        <w:t xml:space="preserve">. In </w:t>
      </w:r>
      <w:r>
        <w:t xml:space="preserve">cirrhosis </w:t>
      </w:r>
      <w:r w:rsidR="00760CBE" w:rsidRPr="0032563E">
        <w:t>+</w:t>
      </w:r>
      <w:r w:rsidR="00FC5D6D" w:rsidRPr="0032563E">
        <w:t xml:space="preserve">HE patients, T1 </w:t>
      </w:r>
      <w:r w:rsidR="006A5CF7" w:rsidRPr="0032563E">
        <w:t xml:space="preserve">intensity </w:t>
      </w:r>
      <w:r w:rsidR="00735B48" w:rsidRPr="0032563E">
        <w:t>was</w:t>
      </w:r>
      <w:r w:rsidR="006A5CF7" w:rsidRPr="0032563E">
        <w:t xml:space="preserve"> lower </w:t>
      </w:r>
      <w:r w:rsidR="004203B9" w:rsidRPr="0032563E">
        <w:t>than</w:t>
      </w:r>
      <w:r w:rsidR="00FC5D6D" w:rsidRPr="0032563E">
        <w:t xml:space="preserve"> </w:t>
      </w:r>
      <w:r>
        <w:t>cirrhosis without HE</w:t>
      </w:r>
      <w:r w:rsidR="00FC5D6D" w:rsidRPr="0032563E">
        <w:t xml:space="preserve"> </w:t>
      </w:r>
      <w:r w:rsidR="004203B9" w:rsidRPr="0032563E">
        <w:t xml:space="preserve">which </w:t>
      </w:r>
      <w:r w:rsidR="003635CB" w:rsidRPr="0032563E">
        <w:t>is consistent with d</w:t>
      </w:r>
      <w:r w:rsidR="004662EE" w:rsidRPr="0032563E">
        <w:t xml:space="preserve">evelopment of </w:t>
      </w:r>
      <w:bookmarkStart w:id="11" w:name="_Hlk11848536"/>
      <w:r w:rsidR="00D333C7" w:rsidRPr="0032563E">
        <w:t xml:space="preserve">subclinical </w:t>
      </w:r>
      <w:r w:rsidR="003D63CA" w:rsidRPr="0032563E">
        <w:t>b</w:t>
      </w:r>
      <w:r w:rsidR="00FB0D07" w:rsidRPr="0032563E">
        <w:t xml:space="preserve">rain edema among those with </w:t>
      </w:r>
      <w:r w:rsidR="00684441" w:rsidRPr="0032563E">
        <w:t>hepatic encephalopathy</w:t>
      </w:r>
      <w:r w:rsidR="00C014F8" w:rsidRPr="0032563E">
        <w:fldChar w:fldCharType="begin"/>
      </w:r>
      <w:r w:rsidR="003652EC">
        <w:instrText xml:space="preserve"> ADDIN EN.CITE &lt;EndNote&gt;&lt;Cite&gt;&lt;Author&gt;Rovira&lt;/Author&gt;&lt;Year&gt;2008&lt;/Year&gt;&lt;RecNum&gt;89&lt;/RecNum&gt;&lt;DisplayText&gt;&lt;style face="superscript"&gt;2&lt;/style&gt;&lt;/DisplayText&gt;&lt;record&gt;&lt;rec-number&gt;89&lt;/rec-number&gt;&lt;foreign-keys&gt;&lt;key app="EN" db-id="0tedww2we9dfa9e02sqxs9z4revd5pafafd5" timestamp="1568933142"&gt;89&lt;/key&gt;&lt;key app="ENWeb" db-id=""&gt;0&lt;/key&gt;&lt;/foreign-keys&gt;&lt;ref-type name="Journal Article"&gt;17&lt;/ref-type&gt;&lt;contributors&gt;&lt;authors&gt;&lt;author&gt;Rovira, A.&lt;/author&gt;&lt;author&gt;Alonso, J.&lt;/author&gt;&lt;author&gt;Cordoba, J.&lt;/author&gt;&lt;/authors&gt;&lt;/contributors&gt;&lt;auth-address&gt;Magnetic Resonance Unit, Department of Radiology, Hospital Universitari Vall d&amp;apos;Hebron, Barcelona, Spain. alex.rovira@idi-cat.org&lt;/auth-address&gt;&lt;titles&gt;&lt;title&gt;MR imaging findings in hepatic encephalopathy&lt;/title&gt;&lt;secondary-title&gt;AJNR Am J Neuroradiol&lt;/secondary-title&gt;&lt;/titles&gt;&lt;periodical&gt;&lt;full-title&gt;AJNR Am J Neuroradiol&lt;/full-title&gt;&lt;/periodical&gt;&lt;pages&gt;1612-21&lt;/pages&gt;&lt;volume&gt;29&lt;/volume&gt;&lt;number&gt;9&lt;/number&gt;&lt;edition&gt;2008/06/28&lt;/edition&gt;&lt;keywords&gt;&lt;keyword&gt;Brain/*pathology&lt;/keyword&gt;&lt;keyword&gt;Brain Edema/pathology&lt;/keyword&gt;&lt;keyword&gt;*Diffusion Magnetic Resonance Imaging&lt;/keyword&gt;&lt;keyword&gt;Dominance, Cerebral/physiology&lt;/keyword&gt;&lt;keyword&gt;Globus Pallidus/pathology&lt;/keyword&gt;&lt;keyword&gt;Hepatic Encephalopathy/*diagnosis&lt;/keyword&gt;&lt;keyword&gt;Humans&lt;/keyword&gt;&lt;keyword&gt;Hyperammonemia/pathology&lt;/keyword&gt;&lt;keyword&gt;*Image Enhancement&lt;/keyword&gt;&lt;keyword&gt;*Image Processing, Computer-Assisted&lt;/keyword&gt;&lt;keyword&gt;*Magnetic Resonance Imaging&lt;/keyword&gt;&lt;keyword&gt;*Magnetic Resonance Spectroscopy&lt;/keyword&gt;&lt;keyword&gt;Manganese/metabolism&lt;/keyword&gt;&lt;keyword&gt;Mesencephalon/pathology&lt;/keyword&gt;&lt;keyword&gt;Neurologic Examination&lt;/keyword&gt;&lt;keyword&gt;Sensitivity and Specificity&lt;/keyword&gt;&lt;/keywords&gt;&lt;dates&gt;&lt;year&gt;2008&lt;/year&gt;&lt;pub-dates&gt;&lt;date&gt;Oct&lt;/date&gt;&lt;/pub-dates&gt;&lt;/dates&gt;&lt;isbn&gt;1936-959X (Electronic)&amp;#xD;0195-6108 (Linking)&lt;/isbn&gt;&lt;accession-num&gt;18583413&lt;/accession-num&gt;&lt;urls&gt;&lt;related-urls&gt;&lt;url&gt;https://www.ncbi.nlm.nih.gov/pubmed/18583413&lt;/url&gt;&lt;/related-urls&gt;&lt;/urls&gt;&lt;electronic-resource-num&gt;10.3174/ajnr.A1139&lt;/electronic-resource-num&gt;&lt;/record&gt;&lt;/Cite&gt;&lt;/EndNote&gt;</w:instrText>
      </w:r>
      <w:r w:rsidR="00C014F8" w:rsidRPr="0032563E">
        <w:fldChar w:fldCharType="separate"/>
      </w:r>
      <w:r w:rsidR="003652EC" w:rsidRPr="003652EC">
        <w:rPr>
          <w:noProof/>
          <w:vertAlign w:val="superscript"/>
        </w:rPr>
        <w:t>2</w:t>
      </w:r>
      <w:r w:rsidR="00C014F8" w:rsidRPr="0032563E">
        <w:fldChar w:fldCharType="end"/>
      </w:r>
      <w:r w:rsidR="00684441" w:rsidRPr="0032563E">
        <w:t xml:space="preserve">. </w:t>
      </w:r>
      <w:r w:rsidR="00CD7BD2" w:rsidRPr="0032563E">
        <w:t xml:space="preserve">Variable impact of edema versus manganese in different brain regions may account for </w:t>
      </w:r>
      <w:r>
        <w:t>inconsistencies</w:t>
      </w:r>
      <w:r w:rsidR="00CD7BD2" w:rsidRPr="0032563E">
        <w:t xml:space="preserve"> in prior studies evaluating correlations between T1 signal</w:t>
      </w:r>
      <w:r w:rsidR="001B6A92" w:rsidRPr="0032563E">
        <w:t xml:space="preserve"> and HE</w:t>
      </w:r>
      <w:r w:rsidR="004327B3">
        <w:t xml:space="preserve"> [REF]</w:t>
      </w:r>
      <w:r w:rsidR="001B6A92" w:rsidRPr="0032563E">
        <w:t>.</w:t>
      </w:r>
      <w:r w:rsidR="00760CBE" w:rsidRPr="0032563E">
        <w:t xml:space="preserve"> </w:t>
      </w:r>
      <w:bookmarkEnd w:id="11"/>
      <w:r w:rsidR="00D66901" w:rsidRPr="0032563E">
        <w:t xml:space="preserve">Automatic identification of T1 SI increase allows for a simple, yet rapid diagnosis and characterization of manganese deposition in advanced liver disease and other pathologies using a relatively ubiquitous imaging modality. Several issues will need to be addressed for widespread clinical adoption.  </w:t>
      </w:r>
      <w:r w:rsidR="00B95B08" w:rsidRPr="0032563E">
        <w:t xml:space="preserve">The automated approach used in this study to identify T1 shortening will also reflect gadolinium deposition that may occur after MRI scans with contrast </w:t>
      </w:r>
      <w:r w:rsidR="00ED4846" w:rsidRPr="0032563E">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VGV4dD48c3R5bGUgZmFjZT0ic3VwZXJzY3JpcHQiPjI0PC9zdHlsZT48L0Rpc3BsYXlUZXh0Pjxy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6E4CAD">
        <w:instrText xml:space="preserve"> ADDIN EN.CITE </w:instrText>
      </w:r>
      <w:r w:rsidR="006E4CAD">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VGV4dD48c3R5bGUgZmFjZT0ic3VwZXJzY3JpcHQiPjI0PC9zdHlsZT48L0Rpc3BsYXlUZXh0Pjxy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6E4CAD">
        <w:instrText xml:space="preserve"> ADDIN EN.CITE.DATA </w:instrText>
      </w:r>
      <w:r w:rsidR="006E4CAD">
        <w:fldChar w:fldCharType="end"/>
      </w:r>
      <w:r w:rsidR="00ED4846" w:rsidRPr="0032563E">
        <w:fldChar w:fldCharType="separate"/>
      </w:r>
      <w:r w:rsidR="006E4CAD" w:rsidRPr="006E4CAD">
        <w:rPr>
          <w:noProof/>
          <w:vertAlign w:val="superscript"/>
        </w:rPr>
        <w:t>24</w:t>
      </w:r>
      <w:r w:rsidR="00ED4846" w:rsidRPr="0032563E">
        <w:fldChar w:fldCharType="end"/>
      </w:r>
      <w:r w:rsidR="00B95B08" w:rsidRPr="0032563E">
        <w:t xml:space="preserve">.  </w:t>
      </w:r>
      <w:r w:rsidR="00AD320D" w:rsidRPr="0032563E">
        <w:t>Th</w:t>
      </w:r>
      <w:r>
        <w:t xml:space="preserve">is </w:t>
      </w:r>
      <w:proofErr w:type="spellStart"/>
      <w:r>
        <w:t>was</w:t>
      </w:r>
      <w:proofErr w:type="spellEnd"/>
      <w:r>
        <w:t xml:space="preserve"> not an issue in our current study as our</w:t>
      </w:r>
      <w:r w:rsidR="00AD320D" w:rsidRPr="0032563E">
        <w:t xml:space="preserve"> </w:t>
      </w:r>
      <w:r w:rsidR="00E36F58" w:rsidRPr="0032563E">
        <w:t xml:space="preserve">participants were followed clinically with ultrasound and CT </w:t>
      </w:r>
      <w:r>
        <w:t xml:space="preserve">for surveillance of hepatocellular cancer </w:t>
      </w:r>
      <w:r w:rsidR="00E36F58" w:rsidRPr="0032563E">
        <w:t xml:space="preserve">and had not received gadolinium.  </w:t>
      </w:r>
      <w:r>
        <w:t>Our practice follows the c</w:t>
      </w:r>
      <w:r w:rsidR="00E36F58" w:rsidRPr="0032563E">
        <w:t xml:space="preserve">urrent American Association for the Study of Liver Diseases guidelines </w:t>
      </w:r>
      <w:r>
        <w:t xml:space="preserve">that </w:t>
      </w:r>
      <w:r w:rsidR="00E36F58" w:rsidRPr="0032563E">
        <w:t>favor ultrasound rather than gadolinium-contrast for surveillance for hepatocellular carcinoma in patients with cirrhosis</w:t>
      </w:r>
      <w:r w:rsidR="00ED4846" w:rsidRPr="0032563E">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czwvSURUZXh0PjxEaXNwbGF5VGV4dD48c3R5bGUgZmFjZT0ic3VwZXJzY3JpcHQiPjI1PC9zdHls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6E4CAD">
        <w:instrText xml:space="preserve"> ADDIN EN.CITE </w:instrText>
      </w:r>
      <w:r w:rsidR="006E4CAD">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czwvSURUZXh0PjxEaXNwbGF5VGV4dD48c3R5bGUgZmFjZT0ic3VwZXJzY3JpcHQiPjI1PC9zdHls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6E4CAD">
        <w:instrText xml:space="preserve"> ADDIN EN.CITE.DATA </w:instrText>
      </w:r>
      <w:r w:rsidR="006E4CAD">
        <w:fldChar w:fldCharType="end"/>
      </w:r>
      <w:r w:rsidR="00ED4846" w:rsidRPr="0032563E">
        <w:fldChar w:fldCharType="separate"/>
      </w:r>
      <w:r w:rsidR="006E4CAD" w:rsidRPr="006E4CAD">
        <w:rPr>
          <w:noProof/>
          <w:vertAlign w:val="superscript"/>
        </w:rPr>
        <w:t>25</w:t>
      </w:r>
      <w:r w:rsidR="00ED4846" w:rsidRPr="0032563E">
        <w:fldChar w:fldCharType="end"/>
      </w:r>
      <w:r w:rsidR="00E36F58" w:rsidRPr="0032563E">
        <w:t xml:space="preserve">.  </w:t>
      </w:r>
      <w:r w:rsidR="00BB7804" w:rsidRPr="0032563E">
        <w:t xml:space="preserve">Confounding due to effects of gadolinium </w:t>
      </w:r>
      <w:r w:rsidR="00D66901" w:rsidRPr="0032563E">
        <w:t>may be</w:t>
      </w:r>
      <w:r w:rsidR="00EA73A9" w:rsidRPr="0032563E">
        <w:t xml:space="preserve"> less of an issue </w:t>
      </w:r>
      <w:r w:rsidR="000F149C" w:rsidRPr="0032563E">
        <w:t xml:space="preserve">in the future </w:t>
      </w:r>
      <w:r w:rsidR="00EA73A9" w:rsidRPr="0032563E">
        <w:t xml:space="preserve">as </w:t>
      </w:r>
      <w:r w:rsidR="00DA1971" w:rsidRPr="0032563E">
        <w:t>linear contrast agents</w:t>
      </w:r>
      <w:r w:rsidR="00BB7804" w:rsidRPr="0032563E">
        <w:t xml:space="preserve"> implicated in tissue deposition</w:t>
      </w:r>
      <w:r w:rsidR="00D848EE" w:rsidRPr="0032563E">
        <w:t xml:space="preserve"> </w:t>
      </w:r>
      <w:r w:rsidR="00D848EE" w:rsidRPr="0032563E">
        <w:fldChar w:fldCharType="begin"/>
      </w:r>
      <w:r w:rsidR="006E4CAD">
        <w:instrText xml:space="preserve"> ADDIN EN.CITE &lt;EndNote&gt;&lt;Cite&gt;&lt;Author&gt;Choi&lt;/Author&gt;&lt;Year&gt;2019&lt;/Year&gt;&lt;RecNum&gt;2207&lt;/RecNum&gt;&lt;DisplayText&gt;&lt;style face="superscript"&gt;26&lt;/style&gt;&lt;/DisplayText&gt;&lt;record&gt;&lt;rec-number&gt;2207&lt;/rec-number&gt;&lt;foreign-keys&gt;&lt;key app="EN" db-id="90epv209k2sseaezrt1psvvnevadsetaz20s" timestamp="1564684389"&gt;2207&lt;/key&gt;&lt;/foreign-keys&gt;&lt;ref-type name="Journal Article"&gt;17&lt;/ref-type&gt;&lt;contributors&gt;&lt;authors&gt;&lt;author&gt;Choi, Jin Woo&lt;/author&gt;&lt;author&gt;Moon, Won-Jin&lt;/author&gt;&lt;/authors&gt;&lt;/contributors&gt;&lt;titles&gt;&lt;title&gt;Gadolinium Deposition in the Brain: Current Updates&lt;/title&gt;&lt;secondary-title&gt;Korean journal of radiology&lt;/secondary-title&gt;&lt;alt-title&gt;Korean J Radiol&lt;/alt-title&gt;&lt;/titles&gt;&lt;periodical&gt;&lt;full-title&gt;Korean journal of radiology&lt;/full-title&gt;&lt;abbr-1&gt;Korean J Radiol&lt;/abbr-1&gt;&lt;/periodical&gt;&lt;alt-periodical&gt;&lt;full-title&gt;Korean journal of radiology&lt;/full-title&gt;&lt;abbr-1&gt;Korean J Radiol&lt;/abbr-1&gt;&lt;/alt-periodical&gt;&lt;pages&gt;134-147&lt;/pages&gt;&lt;volume&gt;20&lt;/volume&gt;&lt;number&gt;1&lt;/number&gt;&lt;edition&gt;2018/12/27&lt;/edition&gt;&lt;keywords&gt;&lt;keyword&gt;*Brain deposition&lt;/keyword&gt;&lt;keyword&gt;*Chelating ligand&lt;/keyword&gt;&lt;keyword&gt;*Deposition mechanism&lt;/keyword&gt;&lt;keyword&gt;*Gadoilnium&lt;/keyword&gt;&lt;keyword&gt;*Ministry of Food and Drug Safety in Korea&lt;/keyword&gt;&lt;keyword&gt;*Pharmacovigilance and Risk Assessment Committee&lt;/keyword&gt;&lt;keyword&gt;*Thermodynamic stability&lt;/keyword&gt;&lt;/keywords&gt;&lt;dates&gt;&lt;year&gt;2019&lt;/year&gt;&lt;/dates&gt;&lt;publisher&gt;The Korean Society of Radiology&lt;/publisher&gt;&lt;isbn&gt;2005-8330&amp;#xD;1229-6929&lt;/isbn&gt;&lt;accession-num&gt;30627029&lt;/accession-num&gt;&lt;urls&gt;&lt;related-urls&gt;&lt;url&gt;https://www.ncbi.nlm.nih.gov/pubmed/30627029&lt;/url&gt;&lt;url&gt;https://www.ncbi.nlm.nih.gov/pmc/articles/PMC6315073/&lt;/url&gt;&lt;/related-urls&gt;&lt;/urls&gt;&lt;electronic-resource-num&gt;10.3348/kjr.2018.0356&lt;/electronic-resource-num&gt;&lt;remote-database-name&gt;PubMed&lt;/remote-database-name&gt;&lt;language&gt;eng&lt;/language&gt;&lt;/record&gt;&lt;/Cite&gt;&lt;/EndNote&gt;</w:instrText>
      </w:r>
      <w:r w:rsidR="00D848EE" w:rsidRPr="0032563E">
        <w:fldChar w:fldCharType="separate"/>
      </w:r>
      <w:r w:rsidR="006E4CAD" w:rsidRPr="006E4CAD">
        <w:rPr>
          <w:noProof/>
          <w:vertAlign w:val="superscript"/>
        </w:rPr>
        <w:t>26</w:t>
      </w:r>
      <w:r w:rsidR="00D848EE" w:rsidRPr="0032563E">
        <w:fldChar w:fldCharType="end"/>
      </w:r>
      <w:r w:rsidR="00BB7804" w:rsidRPr="0032563E">
        <w:t xml:space="preserve"> are replaced with m</w:t>
      </w:r>
      <w:r w:rsidR="00EA73A9" w:rsidRPr="0032563E">
        <w:t xml:space="preserve">acrocyclic agents.  </w:t>
      </w:r>
    </w:p>
    <w:p w14:paraId="5B77FBEA" w14:textId="4932888E" w:rsidR="00362949" w:rsidRDefault="00221839" w:rsidP="00AB2A30">
      <w:pPr>
        <w:ind w:firstLine="720"/>
      </w:pPr>
      <w:r>
        <w:t>In this study, w</w:t>
      </w:r>
      <w:r w:rsidRPr="0032563E">
        <w:t xml:space="preserve">e </w:t>
      </w:r>
      <w:r>
        <w:t>are</w:t>
      </w:r>
      <w:r w:rsidRPr="0032563E">
        <w:t xml:space="preserve"> able to assess T1 intensity for individual regions as we used the same scanner and the same sequence.  FSPGR technique provide</w:t>
      </w:r>
      <w:r>
        <w:t>s</w:t>
      </w:r>
      <w:r w:rsidRPr="0032563E">
        <w:t xml:space="preserve"> high-resolution images needed for automatic segmentation.  This sequence has different signal characteristics compared to standard spin echo sequences typically obtained in the clinic and may be more sensitive to the effects of T1 shortening related to manganese, similar to what has been reported for detection of gadolinium</w:t>
      </w:r>
      <w:r w:rsidRPr="0032563E">
        <w:fldChar w:fldCharType="begin"/>
      </w:r>
      <w:r>
        <w:instrText xml:space="preserve"> ADDIN EN.CITE &lt;EndNote&gt;&lt;Cite&gt;&lt;Author&gt;Crombé&lt;/Author&gt;&lt;Year&gt;2015&lt;/Year&gt;&lt;RecNum&gt;2208&lt;/RecNum&gt;&lt;DisplayText&gt;&lt;style face="superscript"&gt;30&lt;/style&gt;&lt;/DisplayText&gt;&lt;record&gt;&lt;rec-number&gt;2208&lt;/rec-number&gt;&lt;foreign-keys&gt;&lt;key app="EN" db-id="90epv209k2sseaezrt1psvvnevadsetaz20s" timestamp="1564684552"&gt;2208&lt;/key&gt;&lt;/foreign-keys&gt;&lt;ref-type name="Journal Article"&gt;17&lt;/ref-type&gt;&lt;contributors&gt;&lt;authors&gt;&lt;author&gt;Crombé, A.&lt;/author&gt;&lt;author&gt;Saranathan, M.&lt;/author&gt;&lt;author&gt;Ruet, A.&lt;/author&gt;&lt;author&gt;Durieux, M.&lt;/author&gt;&lt;author&gt;de Roquefeuil, E.&lt;/author&gt;&lt;author&gt;Ouallet, J.C.&lt;/author&gt;&lt;author&gt;Brochet, B.&lt;/author&gt;&lt;author&gt;Dousset, V.&lt;/author&gt;&lt;author&gt;Tourdias, T.&lt;/author&gt;&lt;/authors&gt;&lt;/contributors&gt;&lt;titles&gt;&lt;title&gt;MS Lesions Are Better Detected with 3D T1 Gradient-Echo Than with 2D T1 Spin-Echo Gadolinium-Enhanced Imaging at 3T&lt;/title&gt;&lt;secondary-title&gt;American Journal of Neuroradiology&lt;/secondary-title&gt;&lt;/titles&gt;&lt;periodical&gt;&lt;full-title&gt;American Journal of Neuroradiology&lt;/full-title&gt;&lt;abbr-1&gt;Am J Neuroradiol&lt;/abbr-1&gt;&lt;/periodical&gt;&lt;pages&gt;501-507&lt;/pages&gt;&lt;volume&gt;36&lt;/volume&gt;&lt;number&gt;3&lt;/number&gt;&lt;dates&gt;&lt;year&gt;2015&lt;/year&gt;&lt;/dates&gt;&lt;urls&gt;&lt;related-urls&gt;&lt;url&gt;http://www.ajnr.org/content/ajnr/36/3/501.full.pdf&lt;/url&gt;&lt;/related-urls&gt;&lt;/urls&gt;&lt;electronic-resource-num&gt;10.3174/ajnr.A4152&lt;/electronic-resource-num&gt;&lt;/record&gt;&lt;/Cite&gt;&lt;/EndNote&gt;</w:instrText>
      </w:r>
      <w:r w:rsidRPr="0032563E">
        <w:fldChar w:fldCharType="separate"/>
      </w:r>
      <w:r w:rsidRPr="006E4CAD">
        <w:rPr>
          <w:noProof/>
          <w:vertAlign w:val="superscript"/>
        </w:rPr>
        <w:t>30</w:t>
      </w:r>
      <w:r w:rsidRPr="0032563E">
        <w:fldChar w:fldCharType="end"/>
      </w:r>
      <w:r w:rsidRPr="0032563E">
        <w:t>.</w:t>
      </w:r>
      <w:r>
        <w:t xml:space="preserve">  </w:t>
      </w:r>
      <w:r w:rsidR="00E31257" w:rsidRPr="0032563E">
        <w:t xml:space="preserve">Further work is needed to determine the sensitivity of different T1 weighted sequences in identifying manganese.  </w:t>
      </w:r>
      <w:r w:rsidRPr="0032563E">
        <w:t>Additionally, we used T1 signal intensity values generated as part of the Freesurfer image analysis pipeline</w:t>
      </w:r>
      <w:r>
        <w:t xml:space="preserve">, which normalizes images intensity to </w:t>
      </w:r>
      <w:r w:rsidRPr="0032563E">
        <w:t xml:space="preserve">further </w:t>
      </w:r>
      <w:r w:rsidRPr="0032563E">
        <w:lastRenderedPageBreak/>
        <w:t>minimize remaining technical differences</w:t>
      </w:r>
      <w:r>
        <w:t xml:space="preserve"> and </w:t>
      </w:r>
      <w:r w:rsidRPr="0032563E">
        <w:t>corrects for fluctuations in signal intensity that may interfere with intensity-based segmentation</w:t>
      </w:r>
      <w:r w:rsidRPr="0032563E">
        <w:fldChar w:fldCharType="begin"/>
      </w:r>
      <w:r>
        <w:instrText xml:space="preserve"> ADDIN EN.CITE &lt;EndNote&gt;&lt;Cite&gt;&lt;Author&gt;Reuter&lt;/Author&gt;&lt;Year&gt;2012&lt;/Year&gt;&lt;RecNum&gt;0&lt;/RecNum&gt;&lt;IDText&gt;Within-subject template estimation for unbiased longitudinal image analysis&lt;/IDText&gt;&lt;DisplayText&gt;&lt;style face="superscript"&gt;31&lt;/style&gt;&lt;/DisplayText&gt;&lt;record&gt;&lt;dates&gt;&lt;pub-dates&gt;&lt;date&gt;Jul 16&lt;/date&gt;&lt;/pub-dates&gt;&lt;year&gt;2012&lt;/year&gt;&lt;/dates&gt;&lt;keywords&gt;&lt;keyword&gt;*Algorithms&lt;/keyword&gt;&lt;keyword&gt;Brain/*anatomy &amp;amp; histology/*physiology&lt;/keyword&gt;&lt;keyword&gt;Humans&lt;/keyword&gt;&lt;keyword&gt;Image Interpretation, Computer-Assisted/*methods&lt;/keyword&gt;&lt;keyword&gt;Magnetic Resonance Imaging/*methods&lt;/keyword&gt;&lt;/keywords&gt;&lt;isbn&gt;1053-8119&lt;/isbn&gt;&lt;custom2&gt;PMC3389460&lt;/custom2&gt;&lt;titles&gt;&lt;title&gt;Within-subject template estimation for unbiased longitudinal image analysis&lt;/title&gt;&lt;secondary-title&gt;Neuroimage&lt;/secondary-title&gt;&lt;/titles&gt;&lt;pages&gt;1402-18&lt;/pages&gt;&lt;number&gt;4&lt;/number&gt;&lt;contributors&gt;&lt;authors&gt;&lt;author&gt;Reuter, M.&lt;/author&gt;&lt;author&gt;Schmansky, N. J.&lt;/author&gt;&lt;author&gt;Rosas, H. D.&lt;/author&gt;&lt;author&gt;Fischl, B.&lt;/author&gt;&lt;/authors&gt;&lt;/contributors&gt;&lt;edition&gt;2012/03/21&lt;/edition&gt;&lt;language&gt;eng&lt;/language&gt;&lt;added-date format="utc"&gt;1565571828&lt;/added-date&gt;&lt;ref-type name="Journal Article"&gt;17&lt;/ref-type&gt;&lt;auth-address&gt;Massachusetts General Hospital/Harvard Medical School, Boston, MA, USA. mreuter@nmr.mgh.harvard.edu&lt;/auth-address&gt;&lt;remote-database-provider&gt;NLM&lt;/remote-database-provider&gt;&lt;rec-number&gt;163&lt;/rec-number&gt;&lt;last-updated-date format="utc"&gt;1565571828&lt;/last-updated-date&gt;&lt;accession-num&gt;22430496&lt;/accession-num&gt;&lt;custom6&gt;NIHMS363223&lt;/custom6&gt;&lt;electronic-resource-num&gt;10.1016/j.neuroimage.2012.02.084&lt;/electronic-resource-num&gt;&lt;volume&gt;61&lt;/volume&gt;&lt;/record&gt;&lt;/Cite&gt;&lt;/EndNote&gt;</w:instrText>
      </w:r>
      <w:r w:rsidRPr="0032563E">
        <w:fldChar w:fldCharType="separate"/>
      </w:r>
      <w:r w:rsidRPr="006E4CAD">
        <w:rPr>
          <w:noProof/>
          <w:vertAlign w:val="superscript"/>
        </w:rPr>
        <w:t>31</w:t>
      </w:r>
      <w:r w:rsidRPr="0032563E">
        <w:fldChar w:fldCharType="end"/>
      </w:r>
      <w:r w:rsidRPr="0032563E">
        <w:t xml:space="preserve">.  </w:t>
      </w:r>
      <w:r w:rsidR="00EB036B" w:rsidRPr="0032563E">
        <w:t xml:space="preserve">A </w:t>
      </w:r>
      <w:r>
        <w:t>standardized</w:t>
      </w:r>
      <w:r w:rsidR="00EB036B" w:rsidRPr="0032563E">
        <w:t xml:space="preserve"> approach </w:t>
      </w:r>
      <w:r>
        <w:t xml:space="preserve">to generating signal intensities of MRI images is </w:t>
      </w:r>
      <w:proofErr w:type="gramStart"/>
      <w:r>
        <w:t>need</w:t>
      </w:r>
      <w:proofErr w:type="gramEnd"/>
      <w:r>
        <w:t xml:space="preserve"> to help </w:t>
      </w:r>
      <w:r w:rsidR="00EB036B" w:rsidRPr="0032563E">
        <w:t xml:space="preserve">facilitate clinical use across different scanners </w:t>
      </w:r>
      <w:r>
        <w:t xml:space="preserve">which </w:t>
      </w:r>
      <w:r w:rsidR="00EB036B" w:rsidRPr="0032563E">
        <w:t>may involve standardizing T1 values using a phantom scanned at each site</w:t>
      </w:r>
      <w:r w:rsidR="0074127F">
        <w:t xml:space="preserve">. </w:t>
      </w:r>
      <w:r w:rsidR="00EB036B" w:rsidRPr="0032563E">
        <w:t xml:space="preserve">Alternatively, newer synthetic MRI sequences calculate T1 and T2 relaxation which are objective properties that should not vary between scanners given appropriate quality controls.  </w:t>
      </w:r>
    </w:p>
    <w:p w14:paraId="10199DE6" w14:textId="77777777" w:rsidR="00362949" w:rsidRPr="0032563E" w:rsidRDefault="00362949" w:rsidP="00AB2A30"/>
    <w:p w14:paraId="06F19A05" w14:textId="72EC7003" w:rsidR="00830300" w:rsidRPr="0032563E" w:rsidRDefault="00362949" w:rsidP="00AB2A30">
      <w:r>
        <w:t>Conclusion:</w:t>
      </w:r>
    </w:p>
    <w:p w14:paraId="42C70399" w14:textId="77777777" w:rsidR="00D7133C" w:rsidRDefault="00C66174" w:rsidP="00AB2A30">
      <w:pPr>
        <w:ind w:firstLine="720"/>
      </w:pPr>
      <w:r w:rsidRPr="00084D09">
        <w:t xml:space="preserve">we demonstrate that there is significant increase in T1 shortening that precedes encephalopathy.  </w:t>
      </w:r>
      <w:r w:rsidR="0074127F">
        <w:t xml:space="preserve">with </w:t>
      </w:r>
      <w:r w:rsidR="0074127F" w:rsidRPr="0032563E">
        <w:t>automatic</w:t>
      </w:r>
      <w:r w:rsidR="0074127F">
        <w:t xml:space="preserve"> process,</w:t>
      </w:r>
      <w:r w:rsidR="0074127F" w:rsidRPr="0032563E">
        <w:t xml:space="preserve"> </w:t>
      </w:r>
      <w:r w:rsidRPr="00084D09">
        <w:t>we provide</w:t>
      </w:r>
    </w:p>
    <w:p w14:paraId="5F6C5A6A" w14:textId="77777777" w:rsidR="00D7133C" w:rsidRDefault="00D7133C" w:rsidP="00AB2A30">
      <w:pPr>
        <w:ind w:firstLine="720"/>
      </w:pPr>
    </w:p>
    <w:p w14:paraId="74DB1398" w14:textId="77777777" w:rsidR="00D7133C" w:rsidRDefault="00D7133C" w:rsidP="00D7133C">
      <w:pPr>
        <w:pStyle w:val="ListParagraph"/>
        <w:numPr>
          <w:ilvl w:val="0"/>
          <w:numId w:val="7"/>
        </w:numPr>
      </w:pPr>
      <w:r>
        <w:t>We can automate detection of basal ganglia T1 increased SI indicating cirrhosis and HE</w:t>
      </w:r>
      <w:r w:rsidR="00C66174" w:rsidRPr="00084D09">
        <w:t>.</w:t>
      </w:r>
    </w:p>
    <w:p w14:paraId="75FC4EDF" w14:textId="77777777" w:rsidR="00D7133C" w:rsidRDefault="00D7133C" w:rsidP="00D7133C">
      <w:pPr>
        <w:pStyle w:val="ListParagraph"/>
        <w:numPr>
          <w:ilvl w:val="0"/>
          <w:numId w:val="7"/>
        </w:numPr>
      </w:pPr>
      <w:r>
        <w:t xml:space="preserve">Looking directly at SI for different brain regions shows diffuse T1 shortening consistent with diffuse manganese deposition. </w:t>
      </w:r>
    </w:p>
    <w:p w14:paraId="468C31D3" w14:textId="01D4F648" w:rsidR="00C66174" w:rsidRDefault="00D7133C" w:rsidP="00D7133C">
      <w:pPr>
        <w:pStyle w:val="ListParagraph"/>
        <w:numPr>
          <w:ilvl w:val="0"/>
          <w:numId w:val="7"/>
        </w:numPr>
      </w:pPr>
      <w:r>
        <w:t xml:space="preserve">T1 SI was lower in HE </w:t>
      </w:r>
      <w:proofErr w:type="spellStart"/>
      <w:r>
        <w:t>than</w:t>
      </w:r>
      <w:proofErr w:type="spellEnd"/>
      <w:r>
        <w:t xml:space="preserve"> cirrhosis without HE.  The decrease was related to presence of brain osmotic stress as indicated by decreased Ins, an osmotic marker.  </w:t>
      </w:r>
      <w:r w:rsidR="00C66174" w:rsidRPr="00084D09">
        <w:t xml:space="preserve"> </w:t>
      </w:r>
      <w:r>
        <w:t xml:space="preserve">After adjusting for ins no significant difference was seen for HE compared to cirrhosis without HE except for the white matter.  </w:t>
      </w:r>
      <w:r w:rsidR="00C66174" w:rsidRPr="00084D09">
        <w:t xml:space="preserve"> </w:t>
      </w:r>
    </w:p>
    <w:p w14:paraId="59840487" w14:textId="62A2DA85" w:rsidR="00C66174" w:rsidRPr="0032563E" w:rsidRDefault="00C66174" w:rsidP="00AB2A30">
      <w:pPr>
        <w:sectPr w:rsidR="00C66174" w:rsidRPr="0032563E" w:rsidSect="00DA0A17">
          <w:footerReference w:type="even" r:id="rId11"/>
          <w:footerReference w:type="default" r:id="rId12"/>
          <w:pgSz w:w="12240" w:h="15840"/>
          <w:pgMar w:top="1440" w:right="1440" w:bottom="1440" w:left="1440" w:header="720" w:footer="720" w:gutter="0"/>
          <w:cols w:space="720"/>
          <w:docGrid w:linePitch="360"/>
        </w:sectPr>
      </w:pPr>
    </w:p>
    <w:tbl>
      <w:tblPr>
        <w:tblW w:w="9646" w:type="dxa"/>
        <w:jc w:val="center"/>
        <w:tblLook w:val="04A0" w:firstRow="1" w:lastRow="0" w:firstColumn="1" w:lastColumn="0" w:noHBand="0" w:noVBand="1"/>
      </w:tblPr>
      <w:tblGrid>
        <w:gridCol w:w="4171"/>
        <w:gridCol w:w="1441"/>
        <w:gridCol w:w="1321"/>
        <w:gridCol w:w="1469"/>
        <w:gridCol w:w="1244"/>
      </w:tblGrid>
      <w:tr w:rsidR="00D67954" w:rsidRPr="0032563E" w14:paraId="019981E8" w14:textId="77777777" w:rsidTr="003D5A61">
        <w:trPr>
          <w:trHeight w:val="309"/>
          <w:jc w:val="center"/>
        </w:trPr>
        <w:tc>
          <w:tcPr>
            <w:tcW w:w="4171" w:type="dxa"/>
            <w:vMerge w:val="restart"/>
            <w:tcBorders>
              <w:top w:val="single" w:sz="8" w:space="0" w:color="auto"/>
              <w:left w:val="nil"/>
              <w:bottom w:val="single" w:sz="8" w:space="0" w:color="000000"/>
              <w:right w:val="nil"/>
            </w:tcBorders>
            <w:shd w:val="clear" w:color="auto" w:fill="auto"/>
            <w:noWrap/>
            <w:vAlign w:val="center"/>
            <w:hideMark/>
          </w:tcPr>
          <w:p w14:paraId="6E03BEAE" w14:textId="77777777" w:rsidR="00D67954" w:rsidRPr="0032563E" w:rsidRDefault="00D67954" w:rsidP="00AB2A30">
            <w:pPr>
              <w:rPr>
                <w:color w:val="000000"/>
              </w:rPr>
            </w:pPr>
            <w:r w:rsidRPr="0032563E">
              <w:rPr>
                <w:color w:val="000000"/>
              </w:rPr>
              <w:lastRenderedPageBreak/>
              <w:t> Study</w:t>
            </w:r>
          </w:p>
        </w:tc>
        <w:tc>
          <w:tcPr>
            <w:tcW w:w="1441" w:type="dxa"/>
            <w:tcBorders>
              <w:top w:val="single" w:sz="8" w:space="0" w:color="auto"/>
              <w:left w:val="nil"/>
              <w:bottom w:val="nil"/>
              <w:right w:val="nil"/>
            </w:tcBorders>
            <w:shd w:val="clear" w:color="auto" w:fill="auto"/>
            <w:noWrap/>
            <w:vAlign w:val="center"/>
            <w:hideMark/>
          </w:tcPr>
          <w:p w14:paraId="20B70E53" w14:textId="77777777" w:rsidR="00D67954" w:rsidRPr="0032563E" w:rsidRDefault="00D67954" w:rsidP="00AB2A30">
            <w:pPr>
              <w:jc w:val="center"/>
              <w:rPr>
                <w:color w:val="000000"/>
              </w:rPr>
            </w:pPr>
            <w:r w:rsidRPr="0032563E">
              <w:rPr>
                <w:color w:val="000000"/>
              </w:rPr>
              <w:t xml:space="preserve">Control </w:t>
            </w:r>
          </w:p>
        </w:tc>
        <w:tc>
          <w:tcPr>
            <w:tcW w:w="1321" w:type="dxa"/>
            <w:tcBorders>
              <w:top w:val="single" w:sz="8" w:space="0" w:color="auto"/>
              <w:left w:val="nil"/>
              <w:bottom w:val="nil"/>
              <w:right w:val="nil"/>
            </w:tcBorders>
            <w:shd w:val="clear" w:color="auto" w:fill="auto"/>
            <w:vAlign w:val="center"/>
            <w:hideMark/>
          </w:tcPr>
          <w:p w14:paraId="29AD5C66" w14:textId="77777777" w:rsidR="00D67954" w:rsidRPr="0032563E" w:rsidRDefault="00D67954" w:rsidP="00AB2A30">
            <w:pPr>
              <w:jc w:val="center"/>
              <w:rPr>
                <w:color w:val="000000"/>
              </w:rPr>
            </w:pPr>
            <w:r w:rsidRPr="0032563E">
              <w:rPr>
                <w:color w:val="000000"/>
              </w:rPr>
              <w:t xml:space="preserve">NASH </w:t>
            </w:r>
          </w:p>
        </w:tc>
        <w:tc>
          <w:tcPr>
            <w:tcW w:w="1469" w:type="dxa"/>
            <w:tcBorders>
              <w:top w:val="single" w:sz="8" w:space="0" w:color="auto"/>
              <w:left w:val="nil"/>
              <w:bottom w:val="nil"/>
              <w:right w:val="nil"/>
            </w:tcBorders>
            <w:shd w:val="clear" w:color="auto" w:fill="auto"/>
            <w:noWrap/>
            <w:vAlign w:val="center"/>
            <w:hideMark/>
          </w:tcPr>
          <w:p w14:paraId="7ABE6B26" w14:textId="77777777" w:rsidR="00D67954" w:rsidRPr="0032563E" w:rsidRDefault="00D67954" w:rsidP="00AB2A30">
            <w:pPr>
              <w:jc w:val="center"/>
              <w:rPr>
                <w:color w:val="000000"/>
              </w:rPr>
            </w:pPr>
            <w:r w:rsidRPr="0032563E">
              <w:rPr>
                <w:color w:val="000000"/>
              </w:rPr>
              <w:t xml:space="preserve">NASH+HE </w:t>
            </w:r>
          </w:p>
        </w:tc>
        <w:tc>
          <w:tcPr>
            <w:tcW w:w="1242" w:type="dxa"/>
            <w:vMerge w:val="restart"/>
            <w:tcBorders>
              <w:top w:val="single" w:sz="8" w:space="0" w:color="auto"/>
              <w:left w:val="nil"/>
              <w:bottom w:val="single" w:sz="8" w:space="0" w:color="000000"/>
              <w:right w:val="nil"/>
            </w:tcBorders>
            <w:shd w:val="clear" w:color="auto" w:fill="auto"/>
            <w:vAlign w:val="center"/>
            <w:hideMark/>
          </w:tcPr>
          <w:p w14:paraId="7621968C" w14:textId="77777777" w:rsidR="00D67954" w:rsidRPr="0032563E" w:rsidRDefault="00D67954" w:rsidP="00AB2A30">
            <w:pPr>
              <w:jc w:val="center"/>
              <w:rPr>
                <w:i/>
                <w:iCs/>
                <w:color w:val="000000"/>
              </w:rPr>
            </w:pPr>
            <w:r w:rsidRPr="0032563E">
              <w:rPr>
                <w:i/>
                <w:iCs/>
                <w:color w:val="000000"/>
              </w:rPr>
              <w:t>ANOVA</w:t>
            </w:r>
            <w:r w:rsidRPr="0032563E">
              <w:rPr>
                <w:i/>
                <w:iCs/>
                <w:color w:val="000000"/>
              </w:rPr>
              <w:br/>
              <w:t>Prob &gt; F</w:t>
            </w:r>
          </w:p>
        </w:tc>
      </w:tr>
      <w:tr w:rsidR="00D67954" w:rsidRPr="0032563E" w14:paraId="2B5BEF3E" w14:textId="77777777" w:rsidTr="003D5A61">
        <w:trPr>
          <w:trHeight w:val="328"/>
          <w:jc w:val="center"/>
        </w:trPr>
        <w:tc>
          <w:tcPr>
            <w:tcW w:w="4171" w:type="dxa"/>
            <w:vMerge/>
            <w:tcBorders>
              <w:top w:val="single" w:sz="8" w:space="0" w:color="auto"/>
              <w:left w:val="nil"/>
              <w:bottom w:val="single" w:sz="8" w:space="0" w:color="000000"/>
              <w:right w:val="nil"/>
            </w:tcBorders>
            <w:vAlign w:val="center"/>
            <w:hideMark/>
          </w:tcPr>
          <w:p w14:paraId="79195D4C" w14:textId="77777777" w:rsidR="00D67954" w:rsidRPr="0032563E" w:rsidRDefault="00D67954" w:rsidP="00AB2A30">
            <w:pPr>
              <w:rPr>
                <w:color w:val="000000"/>
              </w:rPr>
            </w:pPr>
          </w:p>
        </w:tc>
        <w:tc>
          <w:tcPr>
            <w:tcW w:w="1441" w:type="dxa"/>
            <w:tcBorders>
              <w:top w:val="nil"/>
              <w:left w:val="nil"/>
              <w:bottom w:val="single" w:sz="8" w:space="0" w:color="auto"/>
              <w:right w:val="nil"/>
            </w:tcBorders>
            <w:shd w:val="clear" w:color="auto" w:fill="auto"/>
            <w:noWrap/>
            <w:vAlign w:val="center"/>
            <w:hideMark/>
          </w:tcPr>
          <w:p w14:paraId="5D1D1968" w14:textId="77777777" w:rsidR="00D67954" w:rsidRPr="0032563E" w:rsidRDefault="00D67954" w:rsidP="00AB2A30">
            <w:pPr>
              <w:jc w:val="center"/>
              <w:rPr>
                <w:color w:val="000000"/>
              </w:rPr>
            </w:pPr>
            <w:r w:rsidRPr="0032563E">
              <w:rPr>
                <w:color w:val="000000"/>
              </w:rPr>
              <w:t>(N=30)</w:t>
            </w:r>
          </w:p>
        </w:tc>
        <w:tc>
          <w:tcPr>
            <w:tcW w:w="1321" w:type="dxa"/>
            <w:tcBorders>
              <w:top w:val="nil"/>
              <w:left w:val="nil"/>
              <w:bottom w:val="single" w:sz="8" w:space="0" w:color="auto"/>
              <w:right w:val="nil"/>
            </w:tcBorders>
            <w:shd w:val="clear" w:color="auto" w:fill="auto"/>
            <w:vAlign w:val="center"/>
            <w:hideMark/>
          </w:tcPr>
          <w:p w14:paraId="40648645" w14:textId="77777777" w:rsidR="00D67954" w:rsidRPr="0032563E" w:rsidRDefault="00D67954" w:rsidP="00AB2A30">
            <w:pPr>
              <w:jc w:val="center"/>
              <w:rPr>
                <w:color w:val="000000"/>
              </w:rPr>
            </w:pPr>
            <w:r w:rsidRPr="0032563E">
              <w:rPr>
                <w:color w:val="000000"/>
              </w:rPr>
              <w:t>(N=19)</w:t>
            </w:r>
          </w:p>
        </w:tc>
        <w:tc>
          <w:tcPr>
            <w:tcW w:w="1469" w:type="dxa"/>
            <w:tcBorders>
              <w:top w:val="nil"/>
              <w:left w:val="nil"/>
              <w:bottom w:val="single" w:sz="8" w:space="0" w:color="auto"/>
              <w:right w:val="nil"/>
            </w:tcBorders>
            <w:shd w:val="clear" w:color="auto" w:fill="auto"/>
            <w:noWrap/>
            <w:vAlign w:val="center"/>
            <w:hideMark/>
          </w:tcPr>
          <w:p w14:paraId="6B7FD696" w14:textId="77777777" w:rsidR="00D67954" w:rsidRPr="0032563E" w:rsidRDefault="00D67954" w:rsidP="00AB2A30">
            <w:pPr>
              <w:jc w:val="center"/>
              <w:rPr>
                <w:color w:val="000000"/>
              </w:rPr>
            </w:pPr>
            <w:r w:rsidRPr="0032563E">
              <w:rPr>
                <w:color w:val="000000"/>
              </w:rPr>
              <w:t>(N=7)</w:t>
            </w:r>
          </w:p>
        </w:tc>
        <w:tc>
          <w:tcPr>
            <w:tcW w:w="1242" w:type="dxa"/>
            <w:vMerge/>
            <w:tcBorders>
              <w:top w:val="single" w:sz="8" w:space="0" w:color="auto"/>
              <w:left w:val="nil"/>
              <w:bottom w:val="single" w:sz="8" w:space="0" w:color="000000"/>
              <w:right w:val="nil"/>
            </w:tcBorders>
            <w:vAlign w:val="center"/>
            <w:hideMark/>
          </w:tcPr>
          <w:p w14:paraId="22582A4F" w14:textId="77777777" w:rsidR="00D67954" w:rsidRPr="0032563E" w:rsidRDefault="00D67954" w:rsidP="00AB2A30">
            <w:pPr>
              <w:rPr>
                <w:i/>
                <w:iCs/>
                <w:color w:val="000000"/>
              </w:rPr>
            </w:pPr>
          </w:p>
        </w:tc>
      </w:tr>
      <w:tr w:rsidR="00D67954" w:rsidRPr="0032563E" w14:paraId="455A8417"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00F5EF80" w14:textId="77777777" w:rsidR="00D67954" w:rsidRPr="0032563E" w:rsidRDefault="00D67954" w:rsidP="00AB2A30">
            <w:pPr>
              <w:rPr>
                <w:color w:val="000000"/>
              </w:rPr>
            </w:pPr>
            <w:r w:rsidRPr="0032563E">
              <w:rPr>
                <w:color w:val="000000"/>
              </w:rPr>
              <w:t>Age</w:t>
            </w:r>
          </w:p>
        </w:tc>
        <w:tc>
          <w:tcPr>
            <w:tcW w:w="1441" w:type="dxa"/>
            <w:tcBorders>
              <w:top w:val="nil"/>
              <w:left w:val="nil"/>
              <w:bottom w:val="nil"/>
              <w:right w:val="nil"/>
            </w:tcBorders>
            <w:shd w:val="clear" w:color="auto" w:fill="auto"/>
            <w:noWrap/>
            <w:vAlign w:val="center"/>
            <w:hideMark/>
          </w:tcPr>
          <w:p w14:paraId="75F1AA09" w14:textId="77777777" w:rsidR="00D67954" w:rsidRPr="0032563E" w:rsidRDefault="00D67954" w:rsidP="00AB2A30">
            <w:pPr>
              <w:jc w:val="center"/>
              <w:rPr>
                <w:color w:val="000000"/>
              </w:rPr>
            </w:pPr>
            <w:r w:rsidRPr="0032563E">
              <w:rPr>
                <w:color w:val="000000"/>
              </w:rPr>
              <w:t>62.8±2.4</w:t>
            </w:r>
          </w:p>
        </w:tc>
        <w:tc>
          <w:tcPr>
            <w:tcW w:w="1321" w:type="dxa"/>
            <w:tcBorders>
              <w:top w:val="nil"/>
              <w:left w:val="nil"/>
              <w:bottom w:val="nil"/>
              <w:right w:val="nil"/>
            </w:tcBorders>
            <w:shd w:val="clear" w:color="auto" w:fill="auto"/>
            <w:vAlign w:val="center"/>
            <w:hideMark/>
          </w:tcPr>
          <w:p w14:paraId="5314FF60" w14:textId="77777777" w:rsidR="00D67954" w:rsidRPr="0032563E" w:rsidRDefault="00D67954" w:rsidP="00AB2A30">
            <w:pPr>
              <w:jc w:val="center"/>
              <w:rPr>
                <w:color w:val="000000"/>
              </w:rPr>
            </w:pPr>
            <w:r w:rsidRPr="0032563E">
              <w:rPr>
                <w:color w:val="000000"/>
              </w:rPr>
              <w:t>63.1±5.1</w:t>
            </w:r>
          </w:p>
        </w:tc>
        <w:tc>
          <w:tcPr>
            <w:tcW w:w="1469" w:type="dxa"/>
            <w:tcBorders>
              <w:top w:val="nil"/>
              <w:left w:val="nil"/>
              <w:bottom w:val="nil"/>
              <w:right w:val="nil"/>
            </w:tcBorders>
            <w:shd w:val="clear" w:color="auto" w:fill="auto"/>
            <w:noWrap/>
            <w:vAlign w:val="center"/>
            <w:hideMark/>
          </w:tcPr>
          <w:p w14:paraId="6795DEAA" w14:textId="77777777" w:rsidR="00D67954" w:rsidRPr="0032563E" w:rsidRDefault="00D67954" w:rsidP="00AB2A30">
            <w:pPr>
              <w:jc w:val="center"/>
              <w:rPr>
                <w:color w:val="000000"/>
              </w:rPr>
            </w:pPr>
            <w:r w:rsidRPr="0032563E">
              <w:rPr>
                <w:color w:val="000000"/>
              </w:rPr>
              <w:t>62.4±5.1</w:t>
            </w:r>
          </w:p>
        </w:tc>
        <w:tc>
          <w:tcPr>
            <w:tcW w:w="1242" w:type="dxa"/>
            <w:tcBorders>
              <w:top w:val="nil"/>
              <w:left w:val="nil"/>
              <w:bottom w:val="nil"/>
              <w:right w:val="nil"/>
            </w:tcBorders>
            <w:shd w:val="clear" w:color="auto" w:fill="auto"/>
            <w:vAlign w:val="center"/>
            <w:hideMark/>
          </w:tcPr>
          <w:p w14:paraId="7B8C02F6" w14:textId="77777777" w:rsidR="00D67954" w:rsidRPr="0032563E" w:rsidRDefault="00D67954" w:rsidP="00AB2A30">
            <w:pPr>
              <w:jc w:val="center"/>
              <w:rPr>
                <w:color w:val="000000"/>
              </w:rPr>
            </w:pPr>
          </w:p>
        </w:tc>
      </w:tr>
      <w:tr w:rsidR="00D67954" w:rsidRPr="0032563E" w14:paraId="6AFF9040"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C8A2F69" w14:textId="04FEB9FF" w:rsidR="00D67954" w:rsidRPr="0032563E" w:rsidRDefault="00A13A3B" w:rsidP="00AB2A30">
            <w:pPr>
              <w:rPr>
                <w:color w:val="000000"/>
              </w:rPr>
            </w:pPr>
            <w:r w:rsidRPr="0032563E">
              <w:rPr>
                <w:color w:val="000000"/>
              </w:rPr>
              <w:t>Female</w:t>
            </w:r>
            <w:r>
              <w:rPr>
                <w:color w:val="000000"/>
              </w:rPr>
              <w:t>:</w:t>
            </w:r>
            <w:r w:rsidRPr="0032563E">
              <w:rPr>
                <w:color w:val="000000"/>
              </w:rPr>
              <w:t xml:space="preserve"> Male</w:t>
            </w:r>
          </w:p>
        </w:tc>
        <w:tc>
          <w:tcPr>
            <w:tcW w:w="1441" w:type="dxa"/>
            <w:tcBorders>
              <w:top w:val="nil"/>
              <w:left w:val="nil"/>
              <w:bottom w:val="nil"/>
              <w:right w:val="nil"/>
            </w:tcBorders>
            <w:shd w:val="clear" w:color="auto" w:fill="auto"/>
            <w:noWrap/>
            <w:vAlign w:val="center"/>
            <w:hideMark/>
          </w:tcPr>
          <w:p w14:paraId="1C49ACCF" w14:textId="77777777" w:rsidR="00D67954" w:rsidRPr="0032563E" w:rsidRDefault="00D67954" w:rsidP="00AB2A30">
            <w:pPr>
              <w:jc w:val="center"/>
              <w:rPr>
                <w:color w:val="000000"/>
              </w:rPr>
            </w:pPr>
            <w:r w:rsidRPr="0032563E">
              <w:rPr>
                <w:color w:val="000000"/>
              </w:rPr>
              <w:t>15:15</w:t>
            </w:r>
          </w:p>
        </w:tc>
        <w:tc>
          <w:tcPr>
            <w:tcW w:w="1321" w:type="dxa"/>
            <w:tcBorders>
              <w:top w:val="nil"/>
              <w:left w:val="nil"/>
              <w:bottom w:val="nil"/>
              <w:right w:val="nil"/>
            </w:tcBorders>
            <w:shd w:val="clear" w:color="auto" w:fill="auto"/>
            <w:vAlign w:val="center"/>
            <w:hideMark/>
          </w:tcPr>
          <w:p w14:paraId="5177369F" w14:textId="77777777" w:rsidR="00D67954" w:rsidRPr="0032563E" w:rsidRDefault="00D67954" w:rsidP="00AB2A30">
            <w:pPr>
              <w:jc w:val="center"/>
              <w:rPr>
                <w:color w:val="000000"/>
              </w:rPr>
            </w:pPr>
            <w:r w:rsidRPr="0032563E">
              <w:rPr>
                <w:color w:val="000000"/>
              </w:rPr>
              <w:t>16:3</w:t>
            </w:r>
          </w:p>
        </w:tc>
        <w:tc>
          <w:tcPr>
            <w:tcW w:w="1469" w:type="dxa"/>
            <w:tcBorders>
              <w:top w:val="nil"/>
              <w:left w:val="nil"/>
              <w:bottom w:val="nil"/>
              <w:right w:val="nil"/>
            </w:tcBorders>
            <w:shd w:val="clear" w:color="auto" w:fill="auto"/>
            <w:noWrap/>
            <w:vAlign w:val="center"/>
            <w:hideMark/>
          </w:tcPr>
          <w:p w14:paraId="65775F28" w14:textId="77777777" w:rsidR="00D67954" w:rsidRPr="0032563E" w:rsidRDefault="00D67954" w:rsidP="00AB2A30">
            <w:pPr>
              <w:jc w:val="center"/>
              <w:rPr>
                <w:color w:val="000000"/>
              </w:rPr>
            </w:pPr>
            <w:r w:rsidRPr="0032563E">
              <w:rPr>
                <w:color w:val="000000"/>
              </w:rPr>
              <w:t>4:3</w:t>
            </w:r>
          </w:p>
        </w:tc>
        <w:tc>
          <w:tcPr>
            <w:tcW w:w="1242" w:type="dxa"/>
            <w:tcBorders>
              <w:top w:val="nil"/>
              <w:left w:val="nil"/>
              <w:bottom w:val="nil"/>
              <w:right w:val="nil"/>
            </w:tcBorders>
            <w:shd w:val="clear" w:color="auto" w:fill="auto"/>
            <w:vAlign w:val="center"/>
            <w:hideMark/>
          </w:tcPr>
          <w:p w14:paraId="2F8A62DD" w14:textId="77777777" w:rsidR="00D67954" w:rsidRPr="0032563E" w:rsidRDefault="00D67954" w:rsidP="00AB2A30">
            <w:pPr>
              <w:jc w:val="center"/>
              <w:rPr>
                <w:color w:val="000000"/>
              </w:rPr>
            </w:pPr>
          </w:p>
        </w:tc>
      </w:tr>
      <w:tr w:rsidR="00D67954" w:rsidRPr="0032563E" w14:paraId="31BC6107" w14:textId="77777777" w:rsidTr="003D5A61">
        <w:trPr>
          <w:trHeight w:val="212"/>
          <w:jc w:val="center"/>
        </w:trPr>
        <w:tc>
          <w:tcPr>
            <w:tcW w:w="4171" w:type="dxa"/>
            <w:tcBorders>
              <w:top w:val="nil"/>
              <w:left w:val="nil"/>
              <w:bottom w:val="nil"/>
              <w:right w:val="nil"/>
            </w:tcBorders>
            <w:shd w:val="clear" w:color="auto" w:fill="auto"/>
            <w:noWrap/>
            <w:vAlign w:val="center"/>
            <w:hideMark/>
          </w:tcPr>
          <w:p w14:paraId="694DCA87" w14:textId="77777777" w:rsidR="00D67954" w:rsidRPr="0032563E" w:rsidRDefault="00D67954" w:rsidP="00AB2A30">
            <w:pPr>
              <w:jc w:val="center"/>
            </w:pPr>
          </w:p>
        </w:tc>
        <w:tc>
          <w:tcPr>
            <w:tcW w:w="1441" w:type="dxa"/>
            <w:tcBorders>
              <w:top w:val="nil"/>
              <w:left w:val="nil"/>
              <w:bottom w:val="nil"/>
              <w:right w:val="nil"/>
            </w:tcBorders>
            <w:shd w:val="clear" w:color="auto" w:fill="auto"/>
            <w:noWrap/>
            <w:vAlign w:val="center"/>
            <w:hideMark/>
          </w:tcPr>
          <w:p w14:paraId="685F90CE" w14:textId="77777777" w:rsidR="00D67954" w:rsidRPr="0032563E" w:rsidRDefault="00D67954" w:rsidP="00AB2A30"/>
        </w:tc>
        <w:tc>
          <w:tcPr>
            <w:tcW w:w="1321" w:type="dxa"/>
            <w:tcBorders>
              <w:top w:val="nil"/>
              <w:left w:val="nil"/>
              <w:bottom w:val="nil"/>
              <w:right w:val="nil"/>
            </w:tcBorders>
            <w:shd w:val="clear" w:color="auto" w:fill="auto"/>
            <w:vAlign w:val="center"/>
            <w:hideMark/>
          </w:tcPr>
          <w:p w14:paraId="35432107"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6B56DC7C"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7E55842B" w14:textId="77777777" w:rsidR="00D67954" w:rsidRPr="0032563E" w:rsidRDefault="00D67954" w:rsidP="00AB2A30">
            <w:pPr>
              <w:jc w:val="center"/>
            </w:pPr>
          </w:p>
        </w:tc>
      </w:tr>
      <w:tr w:rsidR="00D67954" w:rsidRPr="0032563E" w14:paraId="16100CC4"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2E329AE" w14:textId="77777777" w:rsidR="00D67954" w:rsidRPr="0032563E" w:rsidRDefault="00D67954" w:rsidP="00AB2A30">
            <w:pPr>
              <w:rPr>
                <w:color w:val="000000"/>
              </w:rPr>
            </w:pPr>
            <w:r w:rsidRPr="0032563E">
              <w:rPr>
                <w:color w:val="000000"/>
              </w:rPr>
              <w:t>Diabetes Mellitus Type II</w:t>
            </w:r>
          </w:p>
        </w:tc>
        <w:tc>
          <w:tcPr>
            <w:tcW w:w="1441" w:type="dxa"/>
            <w:tcBorders>
              <w:top w:val="nil"/>
              <w:left w:val="nil"/>
              <w:bottom w:val="nil"/>
              <w:right w:val="nil"/>
            </w:tcBorders>
            <w:shd w:val="clear" w:color="auto" w:fill="auto"/>
            <w:noWrap/>
            <w:vAlign w:val="center"/>
            <w:hideMark/>
          </w:tcPr>
          <w:p w14:paraId="7FC2AD68" w14:textId="77777777" w:rsidR="00D67954" w:rsidRPr="0032563E" w:rsidRDefault="00D67954" w:rsidP="00AB2A30">
            <w:pPr>
              <w:jc w:val="center"/>
              <w:rPr>
                <w:color w:val="000000"/>
              </w:rPr>
            </w:pPr>
            <w:r w:rsidRPr="0032563E">
              <w:rPr>
                <w:color w:val="000000"/>
              </w:rPr>
              <w:t>0</w:t>
            </w:r>
          </w:p>
        </w:tc>
        <w:tc>
          <w:tcPr>
            <w:tcW w:w="1321" w:type="dxa"/>
            <w:tcBorders>
              <w:top w:val="nil"/>
              <w:left w:val="nil"/>
              <w:bottom w:val="nil"/>
              <w:right w:val="nil"/>
            </w:tcBorders>
            <w:shd w:val="clear" w:color="auto" w:fill="auto"/>
            <w:vAlign w:val="center"/>
            <w:hideMark/>
          </w:tcPr>
          <w:p w14:paraId="6A836DA2" w14:textId="77777777" w:rsidR="00D67954" w:rsidRPr="0032563E" w:rsidRDefault="00D67954" w:rsidP="00AB2A30">
            <w:pPr>
              <w:jc w:val="center"/>
              <w:rPr>
                <w:color w:val="000000"/>
              </w:rPr>
            </w:pPr>
            <w:r w:rsidRPr="0032563E">
              <w:rPr>
                <w:color w:val="000000"/>
              </w:rPr>
              <w:t>17</w:t>
            </w:r>
          </w:p>
        </w:tc>
        <w:tc>
          <w:tcPr>
            <w:tcW w:w="1469" w:type="dxa"/>
            <w:tcBorders>
              <w:top w:val="nil"/>
              <w:left w:val="nil"/>
              <w:bottom w:val="nil"/>
              <w:right w:val="nil"/>
            </w:tcBorders>
            <w:shd w:val="clear" w:color="auto" w:fill="auto"/>
            <w:noWrap/>
            <w:vAlign w:val="center"/>
            <w:hideMark/>
          </w:tcPr>
          <w:p w14:paraId="4F11CD9F" w14:textId="77777777" w:rsidR="00D67954" w:rsidRPr="0032563E" w:rsidRDefault="00D67954" w:rsidP="00AB2A30">
            <w:pPr>
              <w:jc w:val="center"/>
              <w:rPr>
                <w:color w:val="000000"/>
              </w:rPr>
            </w:pPr>
            <w:r w:rsidRPr="0032563E">
              <w:rPr>
                <w:color w:val="000000"/>
              </w:rPr>
              <w:t>6</w:t>
            </w:r>
          </w:p>
        </w:tc>
        <w:tc>
          <w:tcPr>
            <w:tcW w:w="1242" w:type="dxa"/>
            <w:tcBorders>
              <w:top w:val="nil"/>
              <w:left w:val="nil"/>
              <w:bottom w:val="nil"/>
              <w:right w:val="nil"/>
            </w:tcBorders>
            <w:shd w:val="clear" w:color="auto" w:fill="auto"/>
            <w:vAlign w:val="center"/>
            <w:hideMark/>
          </w:tcPr>
          <w:p w14:paraId="790A2A92" w14:textId="77777777" w:rsidR="00D67954" w:rsidRPr="0032563E" w:rsidRDefault="00D67954" w:rsidP="00AB2A30">
            <w:pPr>
              <w:jc w:val="center"/>
              <w:rPr>
                <w:color w:val="000000"/>
              </w:rPr>
            </w:pPr>
          </w:p>
        </w:tc>
      </w:tr>
      <w:tr w:rsidR="00D67954" w:rsidRPr="0032563E" w14:paraId="1B693725" w14:textId="77777777" w:rsidTr="003D5A61">
        <w:trPr>
          <w:trHeight w:val="193"/>
          <w:jc w:val="center"/>
        </w:trPr>
        <w:tc>
          <w:tcPr>
            <w:tcW w:w="4171" w:type="dxa"/>
            <w:tcBorders>
              <w:top w:val="nil"/>
              <w:left w:val="nil"/>
              <w:bottom w:val="nil"/>
              <w:right w:val="nil"/>
            </w:tcBorders>
            <w:shd w:val="clear" w:color="auto" w:fill="auto"/>
            <w:noWrap/>
            <w:vAlign w:val="center"/>
            <w:hideMark/>
          </w:tcPr>
          <w:p w14:paraId="00C67A12" w14:textId="77777777" w:rsidR="00D67954" w:rsidRPr="0032563E" w:rsidRDefault="00D67954" w:rsidP="00AB2A30">
            <w:pPr>
              <w:jc w:val="center"/>
            </w:pPr>
          </w:p>
        </w:tc>
        <w:tc>
          <w:tcPr>
            <w:tcW w:w="1441" w:type="dxa"/>
            <w:tcBorders>
              <w:top w:val="nil"/>
              <w:left w:val="nil"/>
              <w:bottom w:val="nil"/>
              <w:right w:val="nil"/>
            </w:tcBorders>
            <w:shd w:val="clear" w:color="auto" w:fill="auto"/>
            <w:noWrap/>
            <w:vAlign w:val="center"/>
            <w:hideMark/>
          </w:tcPr>
          <w:p w14:paraId="5945C739" w14:textId="77777777" w:rsidR="00D67954" w:rsidRPr="0032563E" w:rsidRDefault="00D67954" w:rsidP="00AB2A30"/>
        </w:tc>
        <w:tc>
          <w:tcPr>
            <w:tcW w:w="1321" w:type="dxa"/>
            <w:tcBorders>
              <w:top w:val="nil"/>
              <w:left w:val="nil"/>
              <w:bottom w:val="nil"/>
              <w:right w:val="nil"/>
            </w:tcBorders>
            <w:shd w:val="clear" w:color="auto" w:fill="auto"/>
            <w:vAlign w:val="center"/>
            <w:hideMark/>
          </w:tcPr>
          <w:p w14:paraId="64F8C8DF"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373EFF49"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06D4590F" w14:textId="77777777" w:rsidR="00D67954" w:rsidRPr="0032563E" w:rsidRDefault="00D67954" w:rsidP="00AB2A30">
            <w:pPr>
              <w:jc w:val="center"/>
            </w:pPr>
          </w:p>
        </w:tc>
      </w:tr>
      <w:tr w:rsidR="00D67954" w:rsidRPr="0032563E" w14:paraId="6B847BCA"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E753DBD" w14:textId="77777777" w:rsidR="00D67954" w:rsidRPr="0032563E" w:rsidRDefault="00D67954" w:rsidP="00AB2A30">
            <w:pPr>
              <w:rPr>
                <w:color w:val="000000"/>
                <w:u w:val="single"/>
              </w:rPr>
            </w:pPr>
            <w:r w:rsidRPr="0032563E">
              <w:rPr>
                <w:color w:val="000000"/>
                <w:u w:val="single"/>
              </w:rPr>
              <w:t>Laboratory and clinical parameters</w:t>
            </w:r>
          </w:p>
        </w:tc>
        <w:tc>
          <w:tcPr>
            <w:tcW w:w="1441" w:type="dxa"/>
            <w:tcBorders>
              <w:top w:val="nil"/>
              <w:left w:val="nil"/>
              <w:bottom w:val="nil"/>
              <w:right w:val="nil"/>
            </w:tcBorders>
            <w:shd w:val="clear" w:color="auto" w:fill="auto"/>
            <w:noWrap/>
            <w:vAlign w:val="center"/>
            <w:hideMark/>
          </w:tcPr>
          <w:p w14:paraId="62CE5772" w14:textId="77777777" w:rsidR="00D67954" w:rsidRPr="0032563E" w:rsidRDefault="00D67954" w:rsidP="00AB2A30">
            <w:pPr>
              <w:rPr>
                <w:color w:val="000000"/>
                <w:u w:val="single"/>
              </w:rPr>
            </w:pPr>
          </w:p>
        </w:tc>
        <w:tc>
          <w:tcPr>
            <w:tcW w:w="1321" w:type="dxa"/>
            <w:tcBorders>
              <w:top w:val="nil"/>
              <w:left w:val="nil"/>
              <w:bottom w:val="nil"/>
              <w:right w:val="nil"/>
            </w:tcBorders>
            <w:shd w:val="clear" w:color="auto" w:fill="auto"/>
            <w:vAlign w:val="center"/>
            <w:hideMark/>
          </w:tcPr>
          <w:p w14:paraId="20FD9DD0"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3C9BEF88"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45410C5F" w14:textId="77777777" w:rsidR="00D67954" w:rsidRPr="0032563E" w:rsidRDefault="00D67954" w:rsidP="00AB2A30">
            <w:pPr>
              <w:jc w:val="center"/>
            </w:pPr>
          </w:p>
        </w:tc>
      </w:tr>
      <w:tr w:rsidR="00D67954" w:rsidRPr="0032563E" w14:paraId="7DA3F1F5"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548DE812" w14:textId="77777777" w:rsidR="00D67954" w:rsidRPr="0032563E" w:rsidRDefault="00D67954" w:rsidP="00AB2A30">
            <w:pPr>
              <w:ind w:firstLineChars="400" w:firstLine="960"/>
              <w:rPr>
                <w:color w:val="000000"/>
              </w:rPr>
            </w:pPr>
            <w:r w:rsidRPr="0032563E">
              <w:rPr>
                <w:color w:val="000000"/>
              </w:rPr>
              <w:t>Albumin</w:t>
            </w:r>
          </w:p>
        </w:tc>
        <w:tc>
          <w:tcPr>
            <w:tcW w:w="1441" w:type="dxa"/>
            <w:tcBorders>
              <w:top w:val="nil"/>
              <w:left w:val="nil"/>
              <w:bottom w:val="nil"/>
              <w:right w:val="nil"/>
            </w:tcBorders>
            <w:shd w:val="clear" w:color="auto" w:fill="auto"/>
            <w:noWrap/>
            <w:vAlign w:val="center"/>
            <w:hideMark/>
          </w:tcPr>
          <w:p w14:paraId="630CE5C2"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00D740E9" w14:textId="77777777" w:rsidR="00D67954" w:rsidRPr="0032563E" w:rsidRDefault="00D67954" w:rsidP="00AB2A30">
            <w:pPr>
              <w:jc w:val="center"/>
              <w:rPr>
                <w:color w:val="000000"/>
              </w:rPr>
            </w:pPr>
            <w:r w:rsidRPr="0032563E">
              <w:rPr>
                <w:color w:val="000000"/>
              </w:rPr>
              <w:t>3.98±0.1</w:t>
            </w:r>
          </w:p>
        </w:tc>
        <w:tc>
          <w:tcPr>
            <w:tcW w:w="1469" w:type="dxa"/>
            <w:tcBorders>
              <w:top w:val="nil"/>
              <w:left w:val="nil"/>
              <w:bottom w:val="nil"/>
              <w:right w:val="nil"/>
            </w:tcBorders>
            <w:shd w:val="clear" w:color="auto" w:fill="auto"/>
            <w:noWrap/>
            <w:vAlign w:val="center"/>
            <w:hideMark/>
          </w:tcPr>
          <w:p w14:paraId="5CE1E0AB" w14:textId="77777777" w:rsidR="00D67954" w:rsidRPr="0032563E" w:rsidRDefault="00D67954" w:rsidP="00AB2A30">
            <w:pPr>
              <w:jc w:val="center"/>
              <w:rPr>
                <w:color w:val="000000"/>
              </w:rPr>
            </w:pPr>
            <w:r w:rsidRPr="0032563E">
              <w:rPr>
                <w:color w:val="000000"/>
              </w:rPr>
              <w:t>3.31±0.18</w:t>
            </w:r>
          </w:p>
        </w:tc>
        <w:tc>
          <w:tcPr>
            <w:tcW w:w="1242" w:type="dxa"/>
            <w:tcBorders>
              <w:top w:val="nil"/>
              <w:left w:val="nil"/>
              <w:bottom w:val="nil"/>
              <w:right w:val="nil"/>
            </w:tcBorders>
            <w:shd w:val="clear" w:color="auto" w:fill="auto"/>
            <w:vAlign w:val="center"/>
            <w:hideMark/>
          </w:tcPr>
          <w:p w14:paraId="6074D889" w14:textId="77777777" w:rsidR="00D67954" w:rsidRPr="0032563E" w:rsidRDefault="00D67954" w:rsidP="00AB2A30">
            <w:pPr>
              <w:jc w:val="center"/>
              <w:rPr>
                <w:color w:val="000000"/>
              </w:rPr>
            </w:pPr>
            <w:r w:rsidRPr="0032563E">
              <w:rPr>
                <w:color w:val="000000"/>
              </w:rPr>
              <w:t>0.004</w:t>
            </w:r>
          </w:p>
        </w:tc>
      </w:tr>
      <w:tr w:rsidR="00D67954" w:rsidRPr="0032563E" w14:paraId="37A6D20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863D51" w14:textId="77777777" w:rsidR="00D67954" w:rsidRPr="0032563E" w:rsidRDefault="00D67954" w:rsidP="00AB2A30">
            <w:pPr>
              <w:ind w:firstLineChars="400" w:firstLine="960"/>
              <w:rPr>
                <w:color w:val="000000"/>
              </w:rPr>
            </w:pPr>
            <w:proofErr w:type="spellStart"/>
            <w:r w:rsidRPr="0032563E">
              <w:rPr>
                <w:color w:val="000000"/>
              </w:rPr>
              <w:t>INR</w:t>
            </w:r>
            <w:r w:rsidRPr="0032563E">
              <w:rPr>
                <w:color w:val="000000"/>
                <w:vertAlign w:val="superscript"/>
              </w:rPr>
              <w:t>a</w:t>
            </w:r>
            <w:proofErr w:type="spellEnd"/>
          </w:p>
        </w:tc>
        <w:tc>
          <w:tcPr>
            <w:tcW w:w="1441" w:type="dxa"/>
            <w:tcBorders>
              <w:top w:val="nil"/>
              <w:left w:val="nil"/>
              <w:bottom w:val="nil"/>
              <w:right w:val="nil"/>
            </w:tcBorders>
            <w:shd w:val="clear" w:color="auto" w:fill="auto"/>
            <w:noWrap/>
            <w:vAlign w:val="center"/>
            <w:hideMark/>
          </w:tcPr>
          <w:p w14:paraId="59EB02E6"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27DB0D6B" w14:textId="77777777" w:rsidR="00D67954" w:rsidRPr="0032563E" w:rsidRDefault="00D67954" w:rsidP="00AB2A30">
            <w:pPr>
              <w:jc w:val="center"/>
              <w:rPr>
                <w:color w:val="000000"/>
              </w:rPr>
            </w:pPr>
            <w:r w:rsidRPr="0032563E">
              <w:rPr>
                <w:color w:val="000000"/>
              </w:rPr>
              <w:t>1.09±0.03</w:t>
            </w:r>
          </w:p>
        </w:tc>
        <w:tc>
          <w:tcPr>
            <w:tcW w:w="1469" w:type="dxa"/>
            <w:tcBorders>
              <w:top w:val="nil"/>
              <w:left w:val="nil"/>
              <w:bottom w:val="nil"/>
              <w:right w:val="nil"/>
            </w:tcBorders>
            <w:shd w:val="clear" w:color="auto" w:fill="auto"/>
            <w:noWrap/>
            <w:vAlign w:val="center"/>
            <w:hideMark/>
          </w:tcPr>
          <w:p w14:paraId="199E8FE0" w14:textId="77777777" w:rsidR="00D67954" w:rsidRPr="0032563E" w:rsidRDefault="00D67954" w:rsidP="00AB2A30">
            <w:pPr>
              <w:jc w:val="center"/>
              <w:rPr>
                <w:color w:val="000000"/>
              </w:rPr>
            </w:pPr>
            <w:r w:rsidRPr="0032563E">
              <w:rPr>
                <w:color w:val="000000"/>
              </w:rPr>
              <w:t>1.267±0.04</w:t>
            </w:r>
          </w:p>
        </w:tc>
        <w:tc>
          <w:tcPr>
            <w:tcW w:w="1242" w:type="dxa"/>
            <w:tcBorders>
              <w:top w:val="nil"/>
              <w:left w:val="nil"/>
              <w:bottom w:val="nil"/>
              <w:right w:val="nil"/>
            </w:tcBorders>
            <w:shd w:val="clear" w:color="auto" w:fill="auto"/>
            <w:vAlign w:val="center"/>
            <w:hideMark/>
          </w:tcPr>
          <w:p w14:paraId="73023B38" w14:textId="77777777" w:rsidR="00D67954" w:rsidRPr="0032563E" w:rsidRDefault="00D67954" w:rsidP="00AB2A30">
            <w:pPr>
              <w:jc w:val="center"/>
              <w:rPr>
                <w:color w:val="000000"/>
              </w:rPr>
            </w:pPr>
            <w:r w:rsidRPr="0032563E">
              <w:rPr>
                <w:color w:val="000000"/>
              </w:rPr>
              <w:t>0.001</w:t>
            </w:r>
          </w:p>
        </w:tc>
      </w:tr>
      <w:tr w:rsidR="00D67954" w:rsidRPr="0032563E" w14:paraId="4982B0B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D4F632" w14:textId="77777777" w:rsidR="00D67954" w:rsidRPr="0032563E" w:rsidRDefault="00D67954" w:rsidP="00AB2A30">
            <w:pPr>
              <w:ind w:firstLineChars="400" w:firstLine="960"/>
              <w:rPr>
                <w:color w:val="000000"/>
              </w:rPr>
            </w:pPr>
            <w:r w:rsidRPr="0032563E">
              <w:rPr>
                <w:color w:val="000000"/>
              </w:rPr>
              <w:t>Alanine transaminase (ALT)</w:t>
            </w:r>
          </w:p>
        </w:tc>
        <w:tc>
          <w:tcPr>
            <w:tcW w:w="1441" w:type="dxa"/>
            <w:tcBorders>
              <w:top w:val="nil"/>
              <w:left w:val="nil"/>
              <w:bottom w:val="nil"/>
              <w:right w:val="nil"/>
            </w:tcBorders>
            <w:shd w:val="clear" w:color="auto" w:fill="auto"/>
            <w:noWrap/>
            <w:vAlign w:val="center"/>
            <w:hideMark/>
          </w:tcPr>
          <w:p w14:paraId="25F59BDB"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5A68E32B" w14:textId="77777777" w:rsidR="00D67954" w:rsidRPr="0032563E" w:rsidRDefault="00D67954" w:rsidP="00AB2A30">
            <w:pPr>
              <w:jc w:val="center"/>
              <w:rPr>
                <w:color w:val="000000"/>
              </w:rPr>
            </w:pPr>
            <w:r w:rsidRPr="0032563E">
              <w:rPr>
                <w:color w:val="000000"/>
              </w:rPr>
              <w:t>34.5±3.6</w:t>
            </w:r>
          </w:p>
        </w:tc>
        <w:tc>
          <w:tcPr>
            <w:tcW w:w="1469" w:type="dxa"/>
            <w:tcBorders>
              <w:top w:val="nil"/>
              <w:left w:val="nil"/>
              <w:bottom w:val="nil"/>
              <w:right w:val="nil"/>
            </w:tcBorders>
            <w:shd w:val="clear" w:color="auto" w:fill="auto"/>
            <w:noWrap/>
            <w:vAlign w:val="center"/>
            <w:hideMark/>
          </w:tcPr>
          <w:p w14:paraId="04DFD4D2" w14:textId="77777777" w:rsidR="00D67954" w:rsidRPr="0032563E" w:rsidRDefault="00D67954" w:rsidP="00AB2A30">
            <w:pPr>
              <w:jc w:val="center"/>
              <w:rPr>
                <w:color w:val="000000"/>
              </w:rPr>
            </w:pPr>
            <w:r w:rsidRPr="0032563E">
              <w:rPr>
                <w:color w:val="000000"/>
              </w:rPr>
              <w:t>29.6±6.2</w:t>
            </w:r>
          </w:p>
        </w:tc>
        <w:tc>
          <w:tcPr>
            <w:tcW w:w="1242" w:type="dxa"/>
            <w:tcBorders>
              <w:top w:val="nil"/>
              <w:left w:val="nil"/>
              <w:bottom w:val="nil"/>
              <w:right w:val="nil"/>
            </w:tcBorders>
            <w:shd w:val="clear" w:color="auto" w:fill="auto"/>
            <w:vAlign w:val="center"/>
            <w:hideMark/>
          </w:tcPr>
          <w:p w14:paraId="19F43ADB" w14:textId="77777777" w:rsidR="00D67954" w:rsidRPr="0032563E" w:rsidRDefault="00D67954" w:rsidP="00AB2A30">
            <w:pPr>
              <w:jc w:val="center"/>
              <w:rPr>
                <w:color w:val="000000"/>
              </w:rPr>
            </w:pPr>
            <w:r w:rsidRPr="0032563E">
              <w:rPr>
                <w:color w:val="000000"/>
              </w:rPr>
              <w:t>0.5</w:t>
            </w:r>
          </w:p>
        </w:tc>
      </w:tr>
      <w:tr w:rsidR="00D67954" w:rsidRPr="0032563E" w14:paraId="00C58D1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2F995" w14:textId="77777777" w:rsidR="00D67954" w:rsidRPr="0032563E" w:rsidRDefault="00D67954" w:rsidP="00AB2A30">
            <w:pPr>
              <w:ind w:firstLineChars="400" w:firstLine="960"/>
              <w:rPr>
                <w:color w:val="000000"/>
              </w:rPr>
            </w:pPr>
            <w:r w:rsidRPr="0032563E">
              <w:rPr>
                <w:color w:val="000000"/>
              </w:rPr>
              <w:t>Aspartate transaminase (AST)</w:t>
            </w:r>
          </w:p>
        </w:tc>
        <w:tc>
          <w:tcPr>
            <w:tcW w:w="1441" w:type="dxa"/>
            <w:tcBorders>
              <w:top w:val="nil"/>
              <w:left w:val="nil"/>
              <w:bottom w:val="nil"/>
              <w:right w:val="nil"/>
            </w:tcBorders>
            <w:shd w:val="clear" w:color="auto" w:fill="auto"/>
            <w:noWrap/>
            <w:vAlign w:val="center"/>
            <w:hideMark/>
          </w:tcPr>
          <w:p w14:paraId="13EDA871"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1F63AC54" w14:textId="77777777" w:rsidR="00D67954" w:rsidRPr="0032563E" w:rsidRDefault="00D67954" w:rsidP="00AB2A30">
            <w:pPr>
              <w:jc w:val="center"/>
              <w:rPr>
                <w:color w:val="000000"/>
              </w:rPr>
            </w:pPr>
            <w:r w:rsidRPr="0032563E">
              <w:rPr>
                <w:color w:val="000000"/>
              </w:rPr>
              <w:t>40.8±4.7</w:t>
            </w:r>
          </w:p>
        </w:tc>
        <w:tc>
          <w:tcPr>
            <w:tcW w:w="1469" w:type="dxa"/>
            <w:tcBorders>
              <w:top w:val="nil"/>
              <w:left w:val="nil"/>
              <w:bottom w:val="nil"/>
              <w:right w:val="nil"/>
            </w:tcBorders>
            <w:shd w:val="clear" w:color="auto" w:fill="auto"/>
            <w:noWrap/>
            <w:vAlign w:val="center"/>
            <w:hideMark/>
          </w:tcPr>
          <w:p w14:paraId="4DD6CB9C" w14:textId="77777777" w:rsidR="00D67954" w:rsidRPr="0032563E" w:rsidRDefault="00D67954" w:rsidP="00AB2A30">
            <w:pPr>
              <w:jc w:val="center"/>
              <w:rPr>
                <w:color w:val="000000"/>
              </w:rPr>
            </w:pPr>
            <w:r w:rsidRPr="0032563E">
              <w:rPr>
                <w:color w:val="000000"/>
              </w:rPr>
              <w:t>39.4±7.9</w:t>
            </w:r>
          </w:p>
        </w:tc>
        <w:tc>
          <w:tcPr>
            <w:tcW w:w="1242" w:type="dxa"/>
            <w:tcBorders>
              <w:top w:val="nil"/>
              <w:left w:val="nil"/>
              <w:bottom w:val="nil"/>
              <w:right w:val="nil"/>
            </w:tcBorders>
            <w:shd w:val="clear" w:color="auto" w:fill="auto"/>
            <w:vAlign w:val="center"/>
            <w:hideMark/>
          </w:tcPr>
          <w:p w14:paraId="444E093F" w14:textId="77777777" w:rsidR="00D67954" w:rsidRPr="0032563E" w:rsidRDefault="00D67954" w:rsidP="00AB2A30">
            <w:pPr>
              <w:jc w:val="center"/>
              <w:rPr>
                <w:color w:val="000000"/>
              </w:rPr>
            </w:pPr>
            <w:r w:rsidRPr="0032563E">
              <w:rPr>
                <w:color w:val="000000"/>
              </w:rPr>
              <w:t>0.9</w:t>
            </w:r>
          </w:p>
        </w:tc>
      </w:tr>
      <w:tr w:rsidR="00D67954" w:rsidRPr="0032563E" w14:paraId="4C4FBAE6"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308C5" w14:textId="77777777" w:rsidR="00D67954" w:rsidRPr="0032563E" w:rsidRDefault="00D67954" w:rsidP="00AB2A30">
            <w:pPr>
              <w:ind w:firstLineChars="400" w:firstLine="960"/>
              <w:rPr>
                <w:color w:val="000000"/>
              </w:rPr>
            </w:pPr>
            <w:r w:rsidRPr="0032563E">
              <w:rPr>
                <w:color w:val="000000"/>
              </w:rPr>
              <w:t>Creatinine</w:t>
            </w:r>
          </w:p>
        </w:tc>
        <w:tc>
          <w:tcPr>
            <w:tcW w:w="1441" w:type="dxa"/>
            <w:tcBorders>
              <w:top w:val="nil"/>
              <w:left w:val="nil"/>
              <w:bottom w:val="nil"/>
              <w:right w:val="nil"/>
            </w:tcBorders>
            <w:shd w:val="clear" w:color="auto" w:fill="auto"/>
            <w:noWrap/>
            <w:vAlign w:val="center"/>
            <w:hideMark/>
          </w:tcPr>
          <w:p w14:paraId="16343DBE"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316E99" w14:textId="77777777" w:rsidR="00D67954" w:rsidRPr="0032563E" w:rsidRDefault="00D67954" w:rsidP="00AB2A30">
            <w:pPr>
              <w:jc w:val="center"/>
              <w:rPr>
                <w:color w:val="000000"/>
              </w:rPr>
            </w:pPr>
            <w:r w:rsidRPr="0032563E">
              <w:rPr>
                <w:color w:val="000000"/>
              </w:rPr>
              <w:t>0.74±0.08</w:t>
            </w:r>
          </w:p>
        </w:tc>
        <w:tc>
          <w:tcPr>
            <w:tcW w:w="1469" w:type="dxa"/>
            <w:tcBorders>
              <w:top w:val="nil"/>
              <w:left w:val="nil"/>
              <w:bottom w:val="nil"/>
              <w:right w:val="nil"/>
            </w:tcBorders>
            <w:shd w:val="clear" w:color="auto" w:fill="auto"/>
            <w:noWrap/>
            <w:vAlign w:val="center"/>
            <w:hideMark/>
          </w:tcPr>
          <w:p w14:paraId="1C6CD5DA" w14:textId="77777777" w:rsidR="00D67954" w:rsidRPr="0032563E" w:rsidRDefault="00D67954" w:rsidP="00AB2A30">
            <w:pPr>
              <w:jc w:val="center"/>
              <w:rPr>
                <w:color w:val="000000"/>
              </w:rPr>
            </w:pPr>
            <w:r w:rsidRPr="0032563E">
              <w:rPr>
                <w:color w:val="000000"/>
              </w:rPr>
              <w:t>1.24±0.13</w:t>
            </w:r>
          </w:p>
        </w:tc>
        <w:tc>
          <w:tcPr>
            <w:tcW w:w="1242" w:type="dxa"/>
            <w:tcBorders>
              <w:top w:val="nil"/>
              <w:left w:val="nil"/>
              <w:bottom w:val="nil"/>
              <w:right w:val="nil"/>
            </w:tcBorders>
            <w:shd w:val="clear" w:color="auto" w:fill="auto"/>
            <w:vAlign w:val="center"/>
            <w:hideMark/>
          </w:tcPr>
          <w:p w14:paraId="1654BFD3" w14:textId="77777777" w:rsidR="00D67954" w:rsidRPr="0032563E" w:rsidRDefault="00D67954" w:rsidP="00AB2A30">
            <w:pPr>
              <w:jc w:val="center"/>
              <w:rPr>
                <w:color w:val="000000"/>
              </w:rPr>
            </w:pPr>
            <w:r w:rsidRPr="0032563E">
              <w:rPr>
                <w:color w:val="000000"/>
              </w:rPr>
              <w:t>0.002</w:t>
            </w:r>
          </w:p>
        </w:tc>
      </w:tr>
      <w:tr w:rsidR="00D67954" w:rsidRPr="0032563E" w14:paraId="4E29545C" w14:textId="77777777" w:rsidTr="003D5A61">
        <w:trPr>
          <w:trHeight w:val="328"/>
          <w:jc w:val="center"/>
        </w:trPr>
        <w:tc>
          <w:tcPr>
            <w:tcW w:w="4171" w:type="dxa"/>
            <w:tcBorders>
              <w:top w:val="nil"/>
              <w:left w:val="nil"/>
              <w:bottom w:val="nil"/>
              <w:right w:val="nil"/>
            </w:tcBorders>
            <w:shd w:val="clear" w:color="auto" w:fill="auto"/>
            <w:noWrap/>
            <w:vAlign w:val="center"/>
            <w:hideMark/>
          </w:tcPr>
          <w:p w14:paraId="29C1DAB4" w14:textId="77777777" w:rsidR="00D67954" w:rsidRPr="0032563E" w:rsidRDefault="00D67954" w:rsidP="00AB2A30">
            <w:pPr>
              <w:ind w:firstLineChars="400" w:firstLine="960"/>
              <w:rPr>
                <w:color w:val="000000"/>
              </w:rPr>
            </w:pPr>
            <w:r w:rsidRPr="0032563E">
              <w:rPr>
                <w:color w:val="000000"/>
              </w:rPr>
              <w:t>Sodium</w:t>
            </w:r>
          </w:p>
        </w:tc>
        <w:tc>
          <w:tcPr>
            <w:tcW w:w="1441" w:type="dxa"/>
            <w:tcBorders>
              <w:top w:val="nil"/>
              <w:left w:val="nil"/>
              <w:bottom w:val="nil"/>
              <w:right w:val="nil"/>
            </w:tcBorders>
            <w:shd w:val="clear" w:color="auto" w:fill="auto"/>
            <w:noWrap/>
            <w:vAlign w:val="center"/>
            <w:hideMark/>
          </w:tcPr>
          <w:p w14:paraId="0CEFFA5E"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64ACDB" w14:textId="77777777" w:rsidR="00D67954" w:rsidRPr="0032563E" w:rsidRDefault="00D67954" w:rsidP="00AB2A30">
            <w:pPr>
              <w:jc w:val="center"/>
              <w:rPr>
                <w:color w:val="000000"/>
              </w:rPr>
            </w:pPr>
            <w:r w:rsidRPr="0032563E">
              <w:rPr>
                <w:color w:val="000000"/>
              </w:rPr>
              <w:t>140.2±0.7</w:t>
            </w:r>
          </w:p>
        </w:tc>
        <w:tc>
          <w:tcPr>
            <w:tcW w:w="1469" w:type="dxa"/>
            <w:tcBorders>
              <w:top w:val="nil"/>
              <w:left w:val="nil"/>
              <w:bottom w:val="nil"/>
              <w:right w:val="nil"/>
            </w:tcBorders>
            <w:shd w:val="clear" w:color="auto" w:fill="auto"/>
            <w:noWrap/>
            <w:vAlign w:val="center"/>
            <w:hideMark/>
          </w:tcPr>
          <w:p w14:paraId="4A483D0D" w14:textId="77777777" w:rsidR="00D67954" w:rsidRPr="0032563E" w:rsidRDefault="00D67954" w:rsidP="00AB2A30">
            <w:pPr>
              <w:jc w:val="center"/>
              <w:rPr>
                <w:color w:val="000000"/>
              </w:rPr>
            </w:pPr>
            <w:r w:rsidRPr="0032563E">
              <w:rPr>
                <w:color w:val="000000"/>
              </w:rPr>
              <w:t>137.5±1.3</w:t>
            </w:r>
          </w:p>
        </w:tc>
        <w:tc>
          <w:tcPr>
            <w:tcW w:w="1242" w:type="dxa"/>
            <w:tcBorders>
              <w:top w:val="nil"/>
              <w:left w:val="nil"/>
              <w:bottom w:val="nil"/>
              <w:right w:val="nil"/>
            </w:tcBorders>
            <w:shd w:val="clear" w:color="auto" w:fill="auto"/>
            <w:vAlign w:val="center"/>
            <w:hideMark/>
          </w:tcPr>
          <w:p w14:paraId="505B005A" w14:textId="77777777" w:rsidR="00D67954" w:rsidRPr="0032563E" w:rsidRDefault="00D67954" w:rsidP="00AB2A30">
            <w:pPr>
              <w:jc w:val="center"/>
              <w:rPr>
                <w:color w:val="000000"/>
              </w:rPr>
            </w:pPr>
            <w:r w:rsidRPr="0032563E">
              <w:rPr>
                <w:color w:val="000000"/>
              </w:rPr>
              <w:t>0.08</w:t>
            </w:r>
          </w:p>
        </w:tc>
      </w:tr>
      <w:tr w:rsidR="00D67954" w:rsidRPr="0032563E" w14:paraId="7869A49C" w14:textId="77777777" w:rsidTr="003D5A61">
        <w:trPr>
          <w:trHeight w:val="309"/>
          <w:jc w:val="center"/>
        </w:trPr>
        <w:tc>
          <w:tcPr>
            <w:tcW w:w="9646" w:type="dxa"/>
            <w:gridSpan w:val="5"/>
            <w:tcBorders>
              <w:top w:val="single" w:sz="8" w:space="0" w:color="auto"/>
              <w:left w:val="nil"/>
              <w:bottom w:val="nil"/>
              <w:right w:val="nil"/>
            </w:tcBorders>
            <w:shd w:val="clear" w:color="auto" w:fill="auto"/>
            <w:vAlign w:val="center"/>
            <w:hideMark/>
          </w:tcPr>
          <w:p w14:paraId="22963B32" w14:textId="77777777" w:rsidR="00D67954" w:rsidRPr="0032563E" w:rsidRDefault="00D67954" w:rsidP="00AB2A30">
            <w:pPr>
              <w:rPr>
                <w:color w:val="000000"/>
              </w:rPr>
            </w:pPr>
            <w:r w:rsidRPr="0032563E">
              <w:rPr>
                <w:color w:val="000000"/>
                <w:vertAlign w:val="superscript"/>
              </w:rPr>
              <w:t xml:space="preserve">a </w:t>
            </w:r>
            <w:r w:rsidRPr="0032563E">
              <w:rPr>
                <w:color w:val="000000"/>
              </w:rPr>
              <w:t>INR: international normalized ratio</w:t>
            </w:r>
          </w:p>
        </w:tc>
      </w:tr>
    </w:tbl>
    <w:p w14:paraId="53B56D8F" w14:textId="32AE30FE" w:rsidR="006F65B7" w:rsidRPr="0032563E" w:rsidRDefault="006F65B7" w:rsidP="00AB2A30"/>
    <w:p w14:paraId="473DE1DF" w14:textId="1F3CA7FC" w:rsidR="00DA0A17" w:rsidRPr="0032563E" w:rsidRDefault="00D67954" w:rsidP="00AB2A30">
      <w:pPr>
        <w:sectPr w:rsidR="00DA0A17" w:rsidRPr="0032563E" w:rsidSect="003D5A61">
          <w:pgSz w:w="12240" w:h="15840"/>
          <w:pgMar w:top="1440" w:right="1440" w:bottom="1440" w:left="1440" w:header="720" w:footer="720" w:gutter="0"/>
          <w:cols w:space="720"/>
          <w:docGrid w:linePitch="360"/>
        </w:sectPr>
      </w:pPr>
      <w:r w:rsidRPr="0032563E">
        <w:t>Table 1:  Study population demographics, clinical laboratory parameters.</w:t>
      </w:r>
    </w:p>
    <w:p w14:paraId="559DAD37" w14:textId="5903C971" w:rsidR="00924E95" w:rsidRPr="0032563E" w:rsidRDefault="003115C5" w:rsidP="00AB2A30">
      <w:pPr>
        <w:jc w:val="center"/>
      </w:pPr>
      <w:r w:rsidRPr="0032563E">
        <w:rPr>
          <w:noProof/>
        </w:rPr>
        <w:lastRenderedPageBreak/>
        <w:drawing>
          <wp:inline distT="0" distB="0" distL="0" distR="0" wp14:anchorId="4B8A5160" wp14:editId="08ABF4EC">
            <wp:extent cx="5567363" cy="3711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SHvsBR.tif"/>
                    <pic:cNvPicPr/>
                  </pic:nvPicPr>
                  <pic:blipFill>
                    <a:blip r:embed="rId13" cstate="email">
                      <a:extLst>
                        <a:ext uri="{28A0092B-C50C-407E-A947-70E740481C1C}">
                          <a14:useLocalDpi xmlns:a14="http://schemas.microsoft.com/office/drawing/2010/main"/>
                        </a:ext>
                      </a:extLst>
                    </a:blip>
                    <a:stretch>
                      <a:fillRect/>
                    </a:stretch>
                  </pic:blipFill>
                  <pic:spPr>
                    <a:xfrm>
                      <a:off x="0" y="0"/>
                      <a:ext cx="5593578" cy="3729052"/>
                    </a:xfrm>
                    <a:prstGeom prst="rect">
                      <a:avLst/>
                    </a:prstGeom>
                  </pic:spPr>
                </pic:pic>
              </a:graphicData>
            </a:graphic>
          </wp:inline>
        </w:drawing>
      </w:r>
    </w:p>
    <w:p w14:paraId="14042BF0" w14:textId="77777777" w:rsidR="003858BB" w:rsidRPr="0032563E" w:rsidRDefault="003858BB" w:rsidP="00AB2A30"/>
    <w:p w14:paraId="1D0B0AD2" w14:textId="7CCF3298" w:rsidR="009B2C23" w:rsidRPr="0032563E" w:rsidRDefault="009B2C23" w:rsidP="00AB2A30">
      <w:r w:rsidRPr="0032563E">
        <w:t xml:space="preserve">Figure1: Sample </w:t>
      </w:r>
      <w:r w:rsidR="008A2ACD" w:rsidRPr="0032563E">
        <w:t xml:space="preserve">3D T1 FSGPR </w:t>
      </w:r>
      <w:r w:rsidRPr="0032563E">
        <w:t xml:space="preserve">axial view of Control and a NASH subjects </w:t>
      </w:r>
      <w:r w:rsidR="00FB48DD" w:rsidRPr="0032563E">
        <w:t>with</w:t>
      </w:r>
      <w:r w:rsidR="008A2ACD" w:rsidRPr="0032563E">
        <w:t xml:space="preserve">out adjusting </w:t>
      </w:r>
      <w:r w:rsidR="00FB48DD" w:rsidRPr="0032563E">
        <w:t>image</w:t>
      </w:r>
      <w:r w:rsidRPr="0032563E">
        <w:t xml:space="preserve"> signal intensity. </w:t>
      </w:r>
      <w:r w:rsidRPr="0032563E">
        <w:br w:type="page"/>
      </w:r>
    </w:p>
    <w:p w14:paraId="4BAAED16" w14:textId="77777777" w:rsidR="009B2C23" w:rsidRPr="0032563E" w:rsidRDefault="009B2C23" w:rsidP="00AB2A30">
      <w:pPr>
        <w:sectPr w:rsidR="009B2C23" w:rsidRPr="0032563E" w:rsidSect="00606362">
          <w:pgSz w:w="12240" w:h="15840"/>
          <w:pgMar w:top="1440" w:right="1440" w:bottom="1440" w:left="1440" w:header="720" w:footer="720" w:gutter="0"/>
          <w:cols w:space="720"/>
          <w:docGrid w:linePitch="360"/>
        </w:sectPr>
      </w:pPr>
    </w:p>
    <w:tbl>
      <w:tblPr>
        <w:tblW w:w="14117" w:type="dxa"/>
        <w:tblLayout w:type="fixed"/>
        <w:tblLook w:val="04A0" w:firstRow="1" w:lastRow="0" w:firstColumn="1" w:lastColumn="0" w:noHBand="0" w:noVBand="1"/>
      </w:tblPr>
      <w:tblGrid>
        <w:gridCol w:w="4102"/>
        <w:gridCol w:w="1526"/>
        <w:gridCol w:w="1526"/>
        <w:gridCol w:w="1526"/>
        <w:gridCol w:w="1240"/>
        <w:gridCol w:w="1335"/>
        <w:gridCol w:w="1431"/>
        <w:gridCol w:w="1431"/>
      </w:tblGrid>
      <w:tr w:rsidR="000C2638" w:rsidRPr="000C2638" w14:paraId="684920B6" w14:textId="77777777" w:rsidTr="003D5A61">
        <w:trPr>
          <w:trHeight w:val="620"/>
        </w:trPr>
        <w:tc>
          <w:tcPr>
            <w:tcW w:w="4102" w:type="dxa"/>
            <w:tcBorders>
              <w:top w:val="nil"/>
              <w:left w:val="nil"/>
              <w:bottom w:val="nil"/>
              <w:right w:val="nil"/>
            </w:tcBorders>
            <w:shd w:val="clear" w:color="auto" w:fill="auto"/>
            <w:noWrap/>
            <w:vAlign w:val="bottom"/>
            <w:hideMark/>
          </w:tcPr>
          <w:p w14:paraId="0DF9186D" w14:textId="77777777" w:rsidR="000C2638" w:rsidRPr="000C2638" w:rsidRDefault="000C2638" w:rsidP="00AB2A30"/>
        </w:tc>
        <w:tc>
          <w:tcPr>
            <w:tcW w:w="1526" w:type="dxa"/>
            <w:tcBorders>
              <w:top w:val="nil"/>
              <w:left w:val="nil"/>
              <w:bottom w:val="nil"/>
              <w:right w:val="nil"/>
            </w:tcBorders>
            <w:shd w:val="clear" w:color="auto" w:fill="auto"/>
            <w:noWrap/>
            <w:vAlign w:val="center"/>
            <w:hideMark/>
          </w:tcPr>
          <w:p w14:paraId="282AD0A9" w14:textId="77777777" w:rsidR="000C2638" w:rsidRPr="000C2638" w:rsidRDefault="000C2638" w:rsidP="00AB2A30">
            <w:pPr>
              <w:jc w:val="center"/>
              <w:rPr>
                <w:color w:val="000000"/>
              </w:rPr>
            </w:pPr>
            <w:r w:rsidRPr="000C2638">
              <w:rPr>
                <w:color w:val="000000"/>
              </w:rPr>
              <w:t>Control</w:t>
            </w:r>
          </w:p>
        </w:tc>
        <w:tc>
          <w:tcPr>
            <w:tcW w:w="1526" w:type="dxa"/>
            <w:tcBorders>
              <w:top w:val="nil"/>
              <w:left w:val="nil"/>
              <w:bottom w:val="nil"/>
              <w:right w:val="nil"/>
            </w:tcBorders>
            <w:shd w:val="clear" w:color="auto" w:fill="auto"/>
            <w:noWrap/>
            <w:vAlign w:val="center"/>
            <w:hideMark/>
          </w:tcPr>
          <w:p w14:paraId="0D93ACAE" w14:textId="77777777" w:rsidR="000C2638" w:rsidRPr="000C2638" w:rsidRDefault="000C2638" w:rsidP="00AB2A30">
            <w:pPr>
              <w:jc w:val="center"/>
              <w:rPr>
                <w:color w:val="000000"/>
              </w:rPr>
            </w:pPr>
            <w:r w:rsidRPr="000C2638">
              <w:rPr>
                <w:color w:val="000000"/>
              </w:rPr>
              <w:t>NASH</w:t>
            </w:r>
          </w:p>
        </w:tc>
        <w:tc>
          <w:tcPr>
            <w:tcW w:w="1526" w:type="dxa"/>
            <w:tcBorders>
              <w:top w:val="nil"/>
              <w:left w:val="nil"/>
              <w:bottom w:val="nil"/>
              <w:right w:val="nil"/>
            </w:tcBorders>
            <w:shd w:val="clear" w:color="auto" w:fill="auto"/>
            <w:noWrap/>
            <w:vAlign w:val="center"/>
            <w:hideMark/>
          </w:tcPr>
          <w:p w14:paraId="7554350C" w14:textId="77777777" w:rsidR="000C2638" w:rsidRPr="000C2638" w:rsidRDefault="000C2638" w:rsidP="00AB2A30">
            <w:pPr>
              <w:jc w:val="center"/>
              <w:rPr>
                <w:color w:val="000000"/>
              </w:rPr>
            </w:pPr>
            <w:r w:rsidRPr="000C2638">
              <w:rPr>
                <w:color w:val="000000"/>
              </w:rPr>
              <w:t>NASH+HE</w:t>
            </w:r>
          </w:p>
        </w:tc>
        <w:tc>
          <w:tcPr>
            <w:tcW w:w="1240" w:type="dxa"/>
            <w:tcBorders>
              <w:top w:val="nil"/>
              <w:left w:val="nil"/>
              <w:bottom w:val="nil"/>
              <w:right w:val="nil"/>
            </w:tcBorders>
            <w:shd w:val="clear" w:color="auto" w:fill="auto"/>
            <w:noWrap/>
            <w:vAlign w:val="center"/>
            <w:hideMark/>
          </w:tcPr>
          <w:p w14:paraId="3A840326" w14:textId="77777777" w:rsidR="000C2638" w:rsidRPr="000C2638" w:rsidRDefault="000C2638" w:rsidP="00AB2A30">
            <w:pPr>
              <w:jc w:val="center"/>
              <w:rPr>
                <w:color w:val="000000"/>
              </w:rPr>
            </w:pPr>
            <w:r w:rsidRPr="000C2638">
              <w:rPr>
                <w:color w:val="000000"/>
              </w:rPr>
              <w:t>ANOVA</w:t>
            </w:r>
          </w:p>
        </w:tc>
        <w:tc>
          <w:tcPr>
            <w:tcW w:w="1335" w:type="dxa"/>
            <w:tcBorders>
              <w:top w:val="nil"/>
              <w:left w:val="nil"/>
              <w:bottom w:val="nil"/>
              <w:right w:val="nil"/>
            </w:tcBorders>
            <w:shd w:val="clear" w:color="auto" w:fill="auto"/>
            <w:hideMark/>
          </w:tcPr>
          <w:p w14:paraId="757990F5" w14:textId="77777777" w:rsidR="000C2638" w:rsidRPr="000C2638" w:rsidRDefault="000C2638" w:rsidP="00AB2A30">
            <w:pPr>
              <w:jc w:val="center"/>
              <w:rPr>
                <w:color w:val="000000"/>
              </w:rPr>
            </w:pPr>
            <w:r w:rsidRPr="000C2638">
              <w:rPr>
                <w:color w:val="000000"/>
              </w:rPr>
              <w:t xml:space="preserve">Control vs </w:t>
            </w:r>
            <w:r w:rsidRPr="000C2638">
              <w:rPr>
                <w:color w:val="000000"/>
              </w:rPr>
              <w:br/>
              <w:t>NASH</w:t>
            </w:r>
          </w:p>
        </w:tc>
        <w:tc>
          <w:tcPr>
            <w:tcW w:w="1431" w:type="dxa"/>
            <w:tcBorders>
              <w:top w:val="nil"/>
              <w:left w:val="nil"/>
              <w:bottom w:val="nil"/>
              <w:right w:val="nil"/>
            </w:tcBorders>
            <w:shd w:val="clear" w:color="auto" w:fill="auto"/>
            <w:hideMark/>
          </w:tcPr>
          <w:p w14:paraId="53BB0422" w14:textId="77777777" w:rsidR="000C2638" w:rsidRPr="000C2638" w:rsidRDefault="000C2638" w:rsidP="00AB2A30">
            <w:pPr>
              <w:jc w:val="center"/>
              <w:rPr>
                <w:color w:val="000000"/>
              </w:rPr>
            </w:pPr>
            <w:r w:rsidRPr="000C2638">
              <w:rPr>
                <w:color w:val="000000"/>
              </w:rPr>
              <w:t xml:space="preserve">Control vs </w:t>
            </w:r>
            <w:r w:rsidRPr="000C2638">
              <w:rPr>
                <w:color w:val="000000"/>
              </w:rPr>
              <w:br/>
              <w:t>NASH+HE</w:t>
            </w:r>
          </w:p>
        </w:tc>
        <w:tc>
          <w:tcPr>
            <w:tcW w:w="1431" w:type="dxa"/>
            <w:tcBorders>
              <w:top w:val="nil"/>
              <w:left w:val="nil"/>
              <w:bottom w:val="nil"/>
              <w:right w:val="nil"/>
            </w:tcBorders>
            <w:shd w:val="clear" w:color="auto" w:fill="auto"/>
            <w:hideMark/>
          </w:tcPr>
          <w:p w14:paraId="489A7361" w14:textId="77777777" w:rsidR="000C2638" w:rsidRPr="000C2638" w:rsidRDefault="000C2638" w:rsidP="00AB2A30">
            <w:pPr>
              <w:jc w:val="center"/>
              <w:rPr>
                <w:color w:val="000000"/>
              </w:rPr>
            </w:pPr>
            <w:r w:rsidRPr="000C2638">
              <w:rPr>
                <w:color w:val="000000"/>
              </w:rPr>
              <w:t xml:space="preserve">NASH vs </w:t>
            </w:r>
            <w:r w:rsidRPr="000C2638">
              <w:rPr>
                <w:color w:val="000000"/>
              </w:rPr>
              <w:br/>
              <w:t>NASH+HE</w:t>
            </w:r>
          </w:p>
        </w:tc>
      </w:tr>
      <w:tr w:rsidR="000C2638" w:rsidRPr="000C2638" w14:paraId="5A5CF484"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5878C31A" w14:textId="77777777" w:rsidR="000C2638" w:rsidRPr="000C2638" w:rsidRDefault="000C2638" w:rsidP="00AB2A30">
            <w:pPr>
              <w:rPr>
                <w:color w:val="000000"/>
              </w:rPr>
            </w:pPr>
            <w:r w:rsidRPr="000C2638">
              <w:rPr>
                <w:color w:val="000000"/>
              </w:rPr>
              <w:t> </w:t>
            </w:r>
          </w:p>
        </w:tc>
        <w:tc>
          <w:tcPr>
            <w:tcW w:w="1526" w:type="dxa"/>
            <w:tcBorders>
              <w:top w:val="nil"/>
              <w:left w:val="nil"/>
              <w:bottom w:val="single" w:sz="8" w:space="0" w:color="auto"/>
              <w:right w:val="nil"/>
            </w:tcBorders>
            <w:shd w:val="clear" w:color="auto" w:fill="auto"/>
            <w:noWrap/>
            <w:vAlign w:val="bottom"/>
            <w:hideMark/>
          </w:tcPr>
          <w:p w14:paraId="2BE1A63F" w14:textId="77777777" w:rsidR="000C2638" w:rsidRPr="000C2638" w:rsidRDefault="000C2638" w:rsidP="00AB2A30">
            <w:pPr>
              <w:jc w:val="center"/>
              <w:rPr>
                <w:color w:val="000000"/>
              </w:rPr>
            </w:pPr>
            <w:r w:rsidRPr="000C2638">
              <w:rPr>
                <w:color w:val="000000"/>
              </w:rPr>
              <w:t>n=30</w:t>
            </w:r>
          </w:p>
        </w:tc>
        <w:tc>
          <w:tcPr>
            <w:tcW w:w="1526" w:type="dxa"/>
            <w:tcBorders>
              <w:top w:val="nil"/>
              <w:left w:val="nil"/>
              <w:bottom w:val="single" w:sz="8" w:space="0" w:color="auto"/>
              <w:right w:val="nil"/>
            </w:tcBorders>
            <w:shd w:val="clear" w:color="auto" w:fill="auto"/>
            <w:noWrap/>
            <w:vAlign w:val="bottom"/>
            <w:hideMark/>
          </w:tcPr>
          <w:p w14:paraId="0AB384A6" w14:textId="77777777" w:rsidR="000C2638" w:rsidRPr="000C2638" w:rsidRDefault="000C2638" w:rsidP="00AB2A30">
            <w:pPr>
              <w:jc w:val="center"/>
              <w:rPr>
                <w:color w:val="000000"/>
              </w:rPr>
            </w:pPr>
            <w:r w:rsidRPr="000C2638">
              <w:rPr>
                <w:color w:val="000000"/>
              </w:rPr>
              <w:t>n=19</w:t>
            </w:r>
          </w:p>
        </w:tc>
        <w:tc>
          <w:tcPr>
            <w:tcW w:w="1526" w:type="dxa"/>
            <w:tcBorders>
              <w:top w:val="nil"/>
              <w:left w:val="nil"/>
              <w:bottom w:val="single" w:sz="8" w:space="0" w:color="auto"/>
              <w:right w:val="nil"/>
            </w:tcBorders>
            <w:shd w:val="clear" w:color="auto" w:fill="auto"/>
            <w:noWrap/>
            <w:vAlign w:val="bottom"/>
            <w:hideMark/>
          </w:tcPr>
          <w:p w14:paraId="23F48BE7" w14:textId="77777777" w:rsidR="000C2638" w:rsidRPr="000C2638" w:rsidRDefault="000C2638" w:rsidP="00AB2A30">
            <w:pPr>
              <w:jc w:val="center"/>
              <w:rPr>
                <w:color w:val="000000"/>
              </w:rPr>
            </w:pPr>
            <w:r w:rsidRPr="000C2638">
              <w:rPr>
                <w:color w:val="000000"/>
              </w:rPr>
              <w:t>n=7</w:t>
            </w:r>
          </w:p>
        </w:tc>
        <w:tc>
          <w:tcPr>
            <w:tcW w:w="1240" w:type="dxa"/>
            <w:tcBorders>
              <w:top w:val="nil"/>
              <w:left w:val="nil"/>
              <w:bottom w:val="single" w:sz="8" w:space="0" w:color="auto"/>
              <w:right w:val="nil"/>
            </w:tcBorders>
            <w:shd w:val="clear" w:color="auto" w:fill="auto"/>
            <w:noWrap/>
            <w:vAlign w:val="bottom"/>
            <w:hideMark/>
          </w:tcPr>
          <w:p w14:paraId="77A7EE36" w14:textId="77777777" w:rsidR="000C2638" w:rsidRPr="000C2638" w:rsidRDefault="000C2638" w:rsidP="00AB2A30">
            <w:pPr>
              <w:jc w:val="center"/>
              <w:rPr>
                <w:color w:val="000000"/>
              </w:rPr>
            </w:pPr>
            <w:r w:rsidRPr="000C2638">
              <w:rPr>
                <w:color w:val="000000"/>
              </w:rPr>
              <w:t>prob &gt; F</w:t>
            </w:r>
          </w:p>
        </w:tc>
        <w:tc>
          <w:tcPr>
            <w:tcW w:w="1335" w:type="dxa"/>
            <w:tcBorders>
              <w:top w:val="nil"/>
              <w:left w:val="nil"/>
              <w:bottom w:val="single" w:sz="8" w:space="0" w:color="auto"/>
              <w:right w:val="nil"/>
            </w:tcBorders>
            <w:shd w:val="clear" w:color="auto" w:fill="auto"/>
            <w:noWrap/>
            <w:vAlign w:val="bottom"/>
            <w:hideMark/>
          </w:tcPr>
          <w:p w14:paraId="006A90E5" w14:textId="77777777" w:rsidR="000C2638" w:rsidRPr="000C2638" w:rsidRDefault="000C2638" w:rsidP="00AB2A30">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13455DA9" w14:textId="77777777" w:rsidR="000C2638" w:rsidRPr="000C2638" w:rsidRDefault="000C2638" w:rsidP="00AB2A30">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6726E646" w14:textId="77777777" w:rsidR="000C2638" w:rsidRPr="000C2638" w:rsidRDefault="000C2638" w:rsidP="00AB2A30">
            <w:pPr>
              <w:jc w:val="center"/>
              <w:rPr>
                <w:color w:val="000000"/>
              </w:rPr>
            </w:pPr>
            <w:r w:rsidRPr="000C2638">
              <w:rPr>
                <w:color w:val="000000"/>
              </w:rPr>
              <w:t>p-value</w:t>
            </w:r>
          </w:p>
        </w:tc>
      </w:tr>
      <w:tr w:rsidR="000C2638" w:rsidRPr="000C2638" w14:paraId="05271A33" w14:textId="77777777" w:rsidTr="003D5A61">
        <w:trPr>
          <w:trHeight w:val="292"/>
        </w:trPr>
        <w:tc>
          <w:tcPr>
            <w:tcW w:w="4102" w:type="dxa"/>
            <w:tcBorders>
              <w:top w:val="nil"/>
              <w:left w:val="nil"/>
              <w:bottom w:val="nil"/>
              <w:right w:val="nil"/>
            </w:tcBorders>
            <w:shd w:val="clear" w:color="auto" w:fill="auto"/>
            <w:noWrap/>
            <w:vAlign w:val="bottom"/>
            <w:hideMark/>
          </w:tcPr>
          <w:p w14:paraId="3B1D4F75" w14:textId="77777777" w:rsidR="000C2638" w:rsidRPr="000C2638" w:rsidRDefault="000C2638" w:rsidP="00AB2A30">
            <w:pPr>
              <w:rPr>
                <w:color w:val="000000"/>
              </w:rPr>
            </w:pPr>
            <w:r w:rsidRPr="000C2638">
              <w:rPr>
                <w:color w:val="000000"/>
              </w:rPr>
              <w:t>Normalized T1-Singal Ratio</w:t>
            </w:r>
          </w:p>
        </w:tc>
        <w:tc>
          <w:tcPr>
            <w:tcW w:w="1526" w:type="dxa"/>
            <w:tcBorders>
              <w:top w:val="nil"/>
              <w:left w:val="nil"/>
              <w:bottom w:val="nil"/>
              <w:right w:val="nil"/>
            </w:tcBorders>
            <w:shd w:val="clear" w:color="auto" w:fill="auto"/>
            <w:noWrap/>
            <w:vAlign w:val="bottom"/>
            <w:hideMark/>
          </w:tcPr>
          <w:p w14:paraId="6E7E1DBB" w14:textId="77777777" w:rsidR="000C2638" w:rsidRPr="000C2638" w:rsidRDefault="000C2638" w:rsidP="00AB2A30">
            <w:pPr>
              <w:rPr>
                <w:color w:val="000000"/>
              </w:rPr>
            </w:pPr>
          </w:p>
        </w:tc>
        <w:tc>
          <w:tcPr>
            <w:tcW w:w="1526" w:type="dxa"/>
            <w:tcBorders>
              <w:top w:val="nil"/>
              <w:left w:val="nil"/>
              <w:bottom w:val="nil"/>
              <w:right w:val="nil"/>
            </w:tcBorders>
            <w:shd w:val="clear" w:color="auto" w:fill="auto"/>
            <w:noWrap/>
            <w:vAlign w:val="bottom"/>
            <w:hideMark/>
          </w:tcPr>
          <w:p w14:paraId="77479427"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vAlign w:val="bottom"/>
            <w:hideMark/>
          </w:tcPr>
          <w:p w14:paraId="100B9AE0"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vAlign w:val="bottom"/>
            <w:hideMark/>
          </w:tcPr>
          <w:p w14:paraId="28413CD9"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vAlign w:val="bottom"/>
            <w:hideMark/>
          </w:tcPr>
          <w:p w14:paraId="69C81085"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3B2EA74B"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07D4AE15" w14:textId="77777777" w:rsidR="000C2638" w:rsidRPr="000C2638" w:rsidRDefault="000C2638" w:rsidP="00AB2A30">
            <w:pPr>
              <w:jc w:val="center"/>
              <w:rPr>
                <w:sz w:val="20"/>
                <w:szCs w:val="20"/>
              </w:rPr>
            </w:pPr>
          </w:p>
        </w:tc>
      </w:tr>
      <w:tr w:rsidR="000C2638" w:rsidRPr="000C2638" w14:paraId="1BA3F339" w14:textId="77777777" w:rsidTr="003D5A61">
        <w:trPr>
          <w:trHeight w:val="292"/>
        </w:trPr>
        <w:tc>
          <w:tcPr>
            <w:tcW w:w="4102" w:type="dxa"/>
            <w:tcBorders>
              <w:top w:val="nil"/>
              <w:left w:val="nil"/>
              <w:bottom w:val="nil"/>
              <w:right w:val="nil"/>
            </w:tcBorders>
            <w:shd w:val="clear" w:color="auto" w:fill="auto"/>
            <w:noWrap/>
            <w:vAlign w:val="bottom"/>
            <w:hideMark/>
          </w:tcPr>
          <w:p w14:paraId="4824BD57" w14:textId="77777777" w:rsidR="000C2638" w:rsidRPr="000C2638" w:rsidRDefault="000C2638" w:rsidP="006715CC">
            <w:pPr>
              <w:ind w:left="975" w:hanging="525"/>
              <w:rPr>
                <w:color w:val="000000"/>
              </w:rPr>
            </w:pPr>
            <w:r w:rsidRPr="000C2638">
              <w:rPr>
                <w:color w:val="000000"/>
              </w:rPr>
              <w:t>Globus Pallidus / Cerebral Cortex</w:t>
            </w:r>
          </w:p>
        </w:tc>
        <w:tc>
          <w:tcPr>
            <w:tcW w:w="1526" w:type="dxa"/>
            <w:tcBorders>
              <w:top w:val="nil"/>
              <w:left w:val="nil"/>
              <w:bottom w:val="nil"/>
              <w:right w:val="nil"/>
            </w:tcBorders>
            <w:shd w:val="clear" w:color="auto" w:fill="auto"/>
            <w:noWrap/>
            <w:vAlign w:val="bottom"/>
            <w:hideMark/>
          </w:tcPr>
          <w:p w14:paraId="44808FE4" w14:textId="77777777" w:rsidR="000C2638" w:rsidRPr="000C2638" w:rsidRDefault="000C2638" w:rsidP="00AB2A30">
            <w:pPr>
              <w:jc w:val="center"/>
              <w:rPr>
                <w:color w:val="000000"/>
              </w:rPr>
            </w:pPr>
            <w:r w:rsidRPr="000C2638">
              <w:rPr>
                <w:color w:val="000000"/>
              </w:rPr>
              <w:t>0.96±0.0086</w:t>
            </w:r>
          </w:p>
        </w:tc>
        <w:tc>
          <w:tcPr>
            <w:tcW w:w="1526" w:type="dxa"/>
            <w:tcBorders>
              <w:top w:val="nil"/>
              <w:left w:val="nil"/>
              <w:bottom w:val="nil"/>
              <w:right w:val="nil"/>
            </w:tcBorders>
            <w:shd w:val="clear" w:color="auto" w:fill="auto"/>
            <w:noWrap/>
            <w:vAlign w:val="bottom"/>
            <w:hideMark/>
          </w:tcPr>
          <w:p w14:paraId="131CFD24" w14:textId="77777777" w:rsidR="000C2638" w:rsidRPr="000C2638" w:rsidRDefault="000C2638" w:rsidP="00AB2A30">
            <w:pPr>
              <w:jc w:val="center"/>
              <w:rPr>
                <w:color w:val="000000"/>
              </w:rPr>
            </w:pPr>
            <w:r w:rsidRPr="000C2638">
              <w:rPr>
                <w:color w:val="000000"/>
              </w:rPr>
              <w:t>1.04±0.011</w:t>
            </w:r>
          </w:p>
        </w:tc>
        <w:tc>
          <w:tcPr>
            <w:tcW w:w="1526" w:type="dxa"/>
            <w:tcBorders>
              <w:top w:val="nil"/>
              <w:left w:val="nil"/>
              <w:bottom w:val="nil"/>
              <w:right w:val="nil"/>
            </w:tcBorders>
            <w:shd w:val="clear" w:color="auto" w:fill="auto"/>
            <w:noWrap/>
            <w:vAlign w:val="bottom"/>
            <w:hideMark/>
          </w:tcPr>
          <w:p w14:paraId="5A28035A" w14:textId="77777777" w:rsidR="000C2638" w:rsidRPr="000C2638" w:rsidRDefault="000C2638" w:rsidP="00AB2A30">
            <w:pPr>
              <w:jc w:val="center"/>
              <w:rPr>
                <w:color w:val="000000"/>
              </w:rPr>
            </w:pPr>
            <w:r w:rsidRPr="000C2638">
              <w:rPr>
                <w:color w:val="000000"/>
              </w:rPr>
              <w:t>1.11±0.018</w:t>
            </w:r>
          </w:p>
        </w:tc>
        <w:tc>
          <w:tcPr>
            <w:tcW w:w="1240" w:type="dxa"/>
            <w:tcBorders>
              <w:top w:val="nil"/>
              <w:left w:val="nil"/>
              <w:bottom w:val="nil"/>
              <w:right w:val="nil"/>
            </w:tcBorders>
            <w:shd w:val="clear" w:color="auto" w:fill="auto"/>
            <w:noWrap/>
            <w:vAlign w:val="bottom"/>
            <w:hideMark/>
          </w:tcPr>
          <w:p w14:paraId="4C157327"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6DEF88BD" w14:textId="77777777" w:rsidR="000C2638" w:rsidRPr="000C2638" w:rsidRDefault="000C2638" w:rsidP="00AB2A30">
            <w:pPr>
              <w:jc w:val="center"/>
              <w:rPr>
                <w:color w:val="000000"/>
              </w:rPr>
            </w:pPr>
            <w:r w:rsidRPr="000C2638">
              <w:rPr>
                <w:color w:val="000000"/>
              </w:rPr>
              <w:t>0.29</w:t>
            </w:r>
          </w:p>
        </w:tc>
        <w:tc>
          <w:tcPr>
            <w:tcW w:w="1431" w:type="dxa"/>
            <w:tcBorders>
              <w:top w:val="nil"/>
              <w:left w:val="nil"/>
              <w:bottom w:val="nil"/>
              <w:right w:val="nil"/>
            </w:tcBorders>
            <w:shd w:val="clear" w:color="auto" w:fill="auto"/>
            <w:noWrap/>
            <w:vAlign w:val="bottom"/>
            <w:hideMark/>
          </w:tcPr>
          <w:p w14:paraId="195DB83E"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3B71E67C" w14:textId="77777777" w:rsidR="000C2638" w:rsidRPr="000C2638" w:rsidRDefault="000C2638" w:rsidP="00AB2A30">
            <w:pPr>
              <w:jc w:val="center"/>
              <w:rPr>
                <w:color w:val="000000"/>
              </w:rPr>
            </w:pPr>
            <w:r w:rsidRPr="000C2638">
              <w:rPr>
                <w:color w:val="000000"/>
              </w:rPr>
              <w:t>&lt;0.0001</w:t>
            </w:r>
          </w:p>
        </w:tc>
      </w:tr>
      <w:tr w:rsidR="000C2638" w:rsidRPr="000C2638" w14:paraId="0C968E31" w14:textId="77777777" w:rsidTr="003D5A61">
        <w:trPr>
          <w:trHeight w:val="292"/>
        </w:trPr>
        <w:tc>
          <w:tcPr>
            <w:tcW w:w="4102" w:type="dxa"/>
            <w:tcBorders>
              <w:top w:val="nil"/>
              <w:left w:val="nil"/>
              <w:bottom w:val="nil"/>
              <w:right w:val="nil"/>
            </w:tcBorders>
            <w:shd w:val="clear" w:color="auto" w:fill="auto"/>
            <w:noWrap/>
            <w:vAlign w:val="bottom"/>
            <w:hideMark/>
          </w:tcPr>
          <w:p w14:paraId="7BB692D1" w14:textId="77777777" w:rsidR="000C2638" w:rsidRPr="000C2638" w:rsidRDefault="000C2638" w:rsidP="006715CC">
            <w:pPr>
              <w:ind w:left="435" w:firstLine="15"/>
              <w:rPr>
                <w:color w:val="000000"/>
              </w:rPr>
            </w:pPr>
            <w:r w:rsidRPr="000C2638">
              <w:rPr>
                <w:color w:val="000000"/>
              </w:rPr>
              <w:t>Globus Pallidus / Cerebral WM</w:t>
            </w:r>
          </w:p>
        </w:tc>
        <w:tc>
          <w:tcPr>
            <w:tcW w:w="1526" w:type="dxa"/>
            <w:tcBorders>
              <w:top w:val="nil"/>
              <w:left w:val="nil"/>
              <w:bottom w:val="nil"/>
              <w:right w:val="nil"/>
            </w:tcBorders>
            <w:shd w:val="clear" w:color="auto" w:fill="auto"/>
            <w:noWrap/>
            <w:vAlign w:val="bottom"/>
            <w:hideMark/>
          </w:tcPr>
          <w:p w14:paraId="262B5636" w14:textId="77777777" w:rsidR="000C2638" w:rsidRPr="000C2638" w:rsidRDefault="000C2638" w:rsidP="00AB2A30">
            <w:pPr>
              <w:jc w:val="center"/>
              <w:rPr>
                <w:color w:val="000000"/>
              </w:rPr>
            </w:pPr>
            <w:r w:rsidRPr="000C2638">
              <w:rPr>
                <w:color w:val="000000"/>
              </w:rPr>
              <w:t>1.36±0.023</w:t>
            </w:r>
          </w:p>
        </w:tc>
        <w:tc>
          <w:tcPr>
            <w:tcW w:w="1526" w:type="dxa"/>
            <w:tcBorders>
              <w:top w:val="nil"/>
              <w:left w:val="nil"/>
              <w:bottom w:val="nil"/>
              <w:right w:val="nil"/>
            </w:tcBorders>
            <w:shd w:val="clear" w:color="auto" w:fill="auto"/>
            <w:noWrap/>
            <w:vAlign w:val="bottom"/>
            <w:hideMark/>
          </w:tcPr>
          <w:p w14:paraId="679719E0" w14:textId="77777777" w:rsidR="000C2638" w:rsidRPr="000C2638" w:rsidRDefault="000C2638" w:rsidP="00AB2A30">
            <w:pPr>
              <w:jc w:val="center"/>
              <w:rPr>
                <w:color w:val="000000"/>
              </w:rPr>
            </w:pPr>
            <w:r w:rsidRPr="000C2638">
              <w:rPr>
                <w:color w:val="000000"/>
              </w:rPr>
              <w:t>1.42±0.029</w:t>
            </w:r>
          </w:p>
        </w:tc>
        <w:tc>
          <w:tcPr>
            <w:tcW w:w="1526" w:type="dxa"/>
            <w:tcBorders>
              <w:top w:val="nil"/>
              <w:left w:val="nil"/>
              <w:bottom w:val="nil"/>
              <w:right w:val="nil"/>
            </w:tcBorders>
            <w:shd w:val="clear" w:color="auto" w:fill="auto"/>
            <w:noWrap/>
            <w:vAlign w:val="bottom"/>
            <w:hideMark/>
          </w:tcPr>
          <w:p w14:paraId="2AC8926C" w14:textId="77777777" w:rsidR="000C2638" w:rsidRPr="000C2638" w:rsidRDefault="000C2638" w:rsidP="00AB2A30">
            <w:pPr>
              <w:jc w:val="center"/>
              <w:rPr>
                <w:color w:val="000000"/>
              </w:rPr>
            </w:pPr>
            <w:r w:rsidRPr="000C2638">
              <w:rPr>
                <w:color w:val="000000"/>
              </w:rPr>
              <w:t>1.66±0.048</w:t>
            </w:r>
          </w:p>
        </w:tc>
        <w:tc>
          <w:tcPr>
            <w:tcW w:w="1240" w:type="dxa"/>
            <w:tcBorders>
              <w:top w:val="nil"/>
              <w:left w:val="nil"/>
              <w:bottom w:val="nil"/>
              <w:right w:val="nil"/>
            </w:tcBorders>
            <w:shd w:val="clear" w:color="auto" w:fill="auto"/>
            <w:noWrap/>
            <w:vAlign w:val="bottom"/>
            <w:hideMark/>
          </w:tcPr>
          <w:p w14:paraId="6BA61039"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5CC9567D"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307D5F3"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EA78B44" w14:textId="77777777" w:rsidR="000C2638" w:rsidRPr="000C2638" w:rsidRDefault="000C2638" w:rsidP="00AB2A30">
            <w:pPr>
              <w:jc w:val="center"/>
              <w:rPr>
                <w:color w:val="000000"/>
              </w:rPr>
            </w:pPr>
            <w:r w:rsidRPr="000C2638">
              <w:rPr>
                <w:color w:val="000000"/>
              </w:rPr>
              <w:t>0.0073</w:t>
            </w:r>
          </w:p>
        </w:tc>
      </w:tr>
      <w:tr w:rsidR="000C2638" w:rsidRPr="000C2638" w14:paraId="68BE8B05" w14:textId="77777777" w:rsidTr="003D5A61">
        <w:trPr>
          <w:trHeight w:val="292"/>
        </w:trPr>
        <w:tc>
          <w:tcPr>
            <w:tcW w:w="4102" w:type="dxa"/>
            <w:tcBorders>
              <w:top w:val="nil"/>
              <w:left w:val="nil"/>
              <w:bottom w:val="nil"/>
              <w:right w:val="nil"/>
            </w:tcBorders>
            <w:shd w:val="clear" w:color="auto" w:fill="auto"/>
            <w:noWrap/>
            <w:hideMark/>
          </w:tcPr>
          <w:p w14:paraId="06D9A327" w14:textId="77777777" w:rsidR="000C2638" w:rsidRPr="000C2638" w:rsidRDefault="000C2638" w:rsidP="006715CC">
            <w:pPr>
              <w:ind w:left="975" w:hanging="525"/>
              <w:rPr>
                <w:color w:val="000000"/>
              </w:rPr>
            </w:pPr>
            <w:r w:rsidRPr="000C2638">
              <w:rPr>
                <w:color w:val="000000"/>
              </w:rPr>
              <w:t>Globus Pallidus / Brainstem</w:t>
            </w:r>
          </w:p>
        </w:tc>
        <w:tc>
          <w:tcPr>
            <w:tcW w:w="1526" w:type="dxa"/>
            <w:tcBorders>
              <w:top w:val="nil"/>
              <w:left w:val="nil"/>
              <w:bottom w:val="nil"/>
              <w:right w:val="nil"/>
            </w:tcBorders>
            <w:shd w:val="clear" w:color="auto" w:fill="auto"/>
            <w:noWrap/>
            <w:hideMark/>
          </w:tcPr>
          <w:p w14:paraId="6654CF3B" w14:textId="77777777" w:rsidR="000C2638" w:rsidRPr="000C2638" w:rsidRDefault="000C2638" w:rsidP="00AB2A30">
            <w:pPr>
              <w:jc w:val="center"/>
              <w:rPr>
                <w:color w:val="000000"/>
              </w:rPr>
            </w:pPr>
            <w:r w:rsidRPr="000C2638">
              <w:rPr>
                <w:color w:val="000000"/>
              </w:rPr>
              <w:t>1.10±0.016</w:t>
            </w:r>
          </w:p>
        </w:tc>
        <w:tc>
          <w:tcPr>
            <w:tcW w:w="1526" w:type="dxa"/>
            <w:tcBorders>
              <w:top w:val="nil"/>
              <w:left w:val="nil"/>
              <w:bottom w:val="nil"/>
              <w:right w:val="nil"/>
            </w:tcBorders>
            <w:shd w:val="clear" w:color="auto" w:fill="auto"/>
            <w:noWrap/>
            <w:hideMark/>
          </w:tcPr>
          <w:p w14:paraId="5E9EEFE3" w14:textId="77777777" w:rsidR="000C2638" w:rsidRPr="000C2638" w:rsidRDefault="000C2638" w:rsidP="00AB2A30">
            <w:pPr>
              <w:jc w:val="center"/>
              <w:rPr>
                <w:color w:val="000000"/>
              </w:rPr>
            </w:pPr>
            <w:r w:rsidRPr="000C2638">
              <w:rPr>
                <w:color w:val="000000"/>
              </w:rPr>
              <w:t>1.17±0.020</w:t>
            </w:r>
          </w:p>
        </w:tc>
        <w:tc>
          <w:tcPr>
            <w:tcW w:w="1526" w:type="dxa"/>
            <w:tcBorders>
              <w:top w:val="nil"/>
              <w:left w:val="nil"/>
              <w:bottom w:val="nil"/>
              <w:right w:val="nil"/>
            </w:tcBorders>
            <w:shd w:val="clear" w:color="auto" w:fill="auto"/>
            <w:noWrap/>
            <w:hideMark/>
          </w:tcPr>
          <w:p w14:paraId="1265AF0F" w14:textId="77777777" w:rsidR="000C2638" w:rsidRPr="000C2638" w:rsidRDefault="000C2638" w:rsidP="00AB2A30">
            <w:pPr>
              <w:jc w:val="center"/>
              <w:rPr>
                <w:color w:val="000000"/>
              </w:rPr>
            </w:pPr>
            <w:r w:rsidRPr="000C2638">
              <w:rPr>
                <w:color w:val="000000"/>
              </w:rPr>
              <w:t>1.21±0.033</w:t>
            </w:r>
          </w:p>
        </w:tc>
        <w:tc>
          <w:tcPr>
            <w:tcW w:w="1240" w:type="dxa"/>
            <w:tcBorders>
              <w:top w:val="nil"/>
              <w:left w:val="nil"/>
              <w:bottom w:val="nil"/>
              <w:right w:val="nil"/>
            </w:tcBorders>
            <w:shd w:val="clear" w:color="auto" w:fill="auto"/>
            <w:noWrap/>
            <w:vAlign w:val="bottom"/>
            <w:hideMark/>
          </w:tcPr>
          <w:p w14:paraId="61F992E3"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hideMark/>
          </w:tcPr>
          <w:p w14:paraId="3E84F066" w14:textId="77777777" w:rsidR="000C2638" w:rsidRPr="000C2638" w:rsidRDefault="000C2638" w:rsidP="00AB2A30">
            <w:pPr>
              <w:jc w:val="center"/>
              <w:rPr>
                <w:color w:val="000000"/>
              </w:rPr>
            </w:pPr>
            <w:r w:rsidRPr="000C2638">
              <w:rPr>
                <w:color w:val="000000"/>
              </w:rPr>
              <w:t>0.027</w:t>
            </w:r>
          </w:p>
        </w:tc>
        <w:tc>
          <w:tcPr>
            <w:tcW w:w="1431" w:type="dxa"/>
            <w:tcBorders>
              <w:top w:val="nil"/>
              <w:left w:val="nil"/>
              <w:bottom w:val="nil"/>
              <w:right w:val="nil"/>
            </w:tcBorders>
            <w:shd w:val="clear" w:color="auto" w:fill="auto"/>
            <w:noWrap/>
            <w:hideMark/>
          </w:tcPr>
          <w:p w14:paraId="0D073C0B" w14:textId="77777777" w:rsidR="000C2638" w:rsidRPr="000C2638" w:rsidRDefault="000C2638" w:rsidP="00AB2A30">
            <w:pPr>
              <w:jc w:val="center"/>
              <w:rPr>
                <w:color w:val="000000"/>
              </w:rPr>
            </w:pPr>
            <w:r w:rsidRPr="000C2638">
              <w:rPr>
                <w:color w:val="000000"/>
              </w:rPr>
              <w:t>0.006</w:t>
            </w:r>
          </w:p>
        </w:tc>
        <w:tc>
          <w:tcPr>
            <w:tcW w:w="1431" w:type="dxa"/>
            <w:tcBorders>
              <w:top w:val="nil"/>
              <w:left w:val="nil"/>
              <w:bottom w:val="nil"/>
              <w:right w:val="nil"/>
            </w:tcBorders>
            <w:shd w:val="clear" w:color="auto" w:fill="auto"/>
            <w:noWrap/>
            <w:hideMark/>
          </w:tcPr>
          <w:p w14:paraId="6997344E" w14:textId="77777777" w:rsidR="000C2638" w:rsidRPr="000C2638" w:rsidRDefault="000C2638" w:rsidP="00AB2A30">
            <w:pPr>
              <w:jc w:val="center"/>
              <w:rPr>
                <w:color w:val="000000"/>
              </w:rPr>
            </w:pPr>
            <w:r w:rsidRPr="000C2638">
              <w:rPr>
                <w:color w:val="000000"/>
              </w:rPr>
              <w:t>0.41</w:t>
            </w:r>
          </w:p>
        </w:tc>
      </w:tr>
      <w:tr w:rsidR="000C2638" w:rsidRPr="000C2638" w14:paraId="2AEBDC24" w14:textId="77777777" w:rsidTr="003D5A61">
        <w:trPr>
          <w:trHeight w:val="292"/>
        </w:trPr>
        <w:tc>
          <w:tcPr>
            <w:tcW w:w="4102" w:type="dxa"/>
            <w:tcBorders>
              <w:top w:val="nil"/>
              <w:left w:val="nil"/>
              <w:bottom w:val="nil"/>
              <w:right w:val="nil"/>
            </w:tcBorders>
            <w:shd w:val="clear" w:color="auto" w:fill="auto"/>
            <w:noWrap/>
            <w:vAlign w:val="bottom"/>
            <w:hideMark/>
          </w:tcPr>
          <w:p w14:paraId="70E8343A" w14:textId="77777777" w:rsidR="000C2638" w:rsidRPr="000C2638" w:rsidRDefault="000C2638" w:rsidP="006715CC">
            <w:pPr>
              <w:ind w:left="975" w:hanging="525"/>
              <w:rPr>
                <w:color w:val="000000"/>
              </w:rPr>
            </w:pPr>
            <w:r w:rsidRPr="000C2638">
              <w:rPr>
                <w:color w:val="000000"/>
              </w:rPr>
              <w:t>Putamen / Cerebral Cortex</w:t>
            </w:r>
          </w:p>
        </w:tc>
        <w:tc>
          <w:tcPr>
            <w:tcW w:w="1526" w:type="dxa"/>
            <w:tcBorders>
              <w:top w:val="nil"/>
              <w:left w:val="nil"/>
              <w:bottom w:val="nil"/>
              <w:right w:val="nil"/>
            </w:tcBorders>
            <w:shd w:val="clear" w:color="auto" w:fill="auto"/>
            <w:noWrap/>
            <w:vAlign w:val="bottom"/>
            <w:hideMark/>
          </w:tcPr>
          <w:p w14:paraId="1728871D" w14:textId="77777777" w:rsidR="000C2638" w:rsidRPr="000C2638" w:rsidRDefault="000C2638" w:rsidP="00AB2A30">
            <w:pPr>
              <w:jc w:val="center"/>
              <w:rPr>
                <w:color w:val="000000"/>
              </w:rPr>
            </w:pPr>
            <w:r w:rsidRPr="000C2638">
              <w:rPr>
                <w:color w:val="000000"/>
              </w:rPr>
              <w:t>0.84±0.0067</w:t>
            </w:r>
          </w:p>
        </w:tc>
        <w:tc>
          <w:tcPr>
            <w:tcW w:w="1526" w:type="dxa"/>
            <w:tcBorders>
              <w:top w:val="nil"/>
              <w:left w:val="nil"/>
              <w:bottom w:val="nil"/>
              <w:right w:val="nil"/>
            </w:tcBorders>
            <w:shd w:val="clear" w:color="auto" w:fill="auto"/>
            <w:noWrap/>
            <w:vAlign w:val="bottom"/>
            <w:hideMark/>
          </w:tcPr>
          <w:p w14:paraId="08D428B3" w14:textId="77777777" w:rsidR="000C2638" w:rsidRPr="000C2638" w:rsidRDefault="000C2638" w:rsidP="00AB2A30">
            <w:pPr>
              <w:jc w:val="center"/>
              <w:rPr>
                <w:color w:val="000000"/>
              </w:rPr>
            </w:pPr>
            <w:r w:rsidRPr="000C2638">
              <w:rPr>
                <w:color w:val="000000"/>
              </w:rPr>
              <w:t>0.86±0.0085</w:t>
            </w:r>
          </w:p>
        </w:tc>
        <w:tc>
          <w:tcPr>
            <w:tcW w:w="1526" w:type="dxa"/>
            <w:tcBorders>
              <w:top w:val="nil"/>
              <w:left w:val="nil"/>
              <w:bottom w:val="nil"/>
              <w:right w:val="nil"/>
            </w:tcBorders>
            <w:shd w:val="clear" w:color="auto" w:fill="auto"/>
            <w:noWrap/>
            <w:vAlign w:val="bottom"/>
            <w:hideMark/>
          </w:tcPr>
          <w:p w14:paraId="4E2A013E" w14:textId="77777777" w:rsidR="000C2638" w:rsidRPr="000C2638" w:rsidRDefault="000C2638" w:rsidP="00AB2A30">
            <w:pPr>
              <w:jc w:val="center"/>
              <w:rPr>
                <w:color w:val="000000"/>
              </w:rPr>
            </w:pPr>
            <w:r w:rsidRPr="000C2638">
              <w:rPr>
                <w:color w:val="000000"/>
              </w:rPr>
              <w:t>0.90±0.014</w:t>
            </w:r>
          </w:p>
        </w:tc>
        <w:tc>
          <w:tcPr>
            <w:tcW w:w="1240" w:type="dxa"/>
            <w:tcBorders>
              <w:top w:val="nil"/>
              <w:left w:val="nil"/>
              <w:bottom w:val="nil"/>
              <w:right w:val="nil"/>
            </w:tcBorders>
            <w:shd w:val="clear" w:color="auto" w:fill="auto"/>
            <w:noWrap/>
            <w:vAlign w:val="bottom"/>
            <w:hideMark/>
          </w:tcPr>
          <w:p w14:paraId="3C7E736D"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5A1EF683" w14:textId="77777777" w:rsidR="000C2638" w:rsidRPr="000C2638" w:rsidRDefault="000C2638" w:rsidP="00AB2A30">
            <w:pPr>
              <w:jc w:val="center"/>
              <w:rPr>
                <w:color w:val="000000"/>
              </w:rPr>
            </w:pPr>
            <w:r w:rsidRPr="000C2638">
              <w:rPr>
                <w:color w:val="000000"/>
              </w:rPr>
              <w:t>0.101</w:t>
            </w:r>
          </w:p>
        </w:tc>
        <w:tc>
          <w:tcPr>
            <w:tcW w:w="1431" w:type="dxa"/>
            <w:tcBorders>
              <w:top w:val="nil"/>
              <w:left w:val="nil"/>
              <w:bottom w:val="nil"/>
              <w:right w:val="nil"/>
            </w:tcBorders>
            <w:shd w:val="clear" w:color="auto" w:fill="auto"/>
            <w:noWrap/>
            <w:vAlign w:val="bottom"/>
            <w:hideMark/>
          </w:tcPr>
          <w:p w14:paraId="70E3D83A"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6FEB24B3" w14:textId="77777777" w:rsidR="000C2638" w:rsidRPr="000C2638" w:rsidRDefault="000C2638" w:rsidP="00AB2A30">
            <w:pPr>
              <w:jc w:val="center"/>
              <w:rPr>
                <w:color w:val="000000"/>
              </w:rPr>
            </w:pPr>
            <w:r w:rsidRPr="000C2638">
              <w:rPr>
                <w:color w:val="000000"/>
              </w:rPr>
              <w:t>0.1</w:t>
            </w:r>
          </w:p>
        </w:tc>
      </w:tr>
      <w:tr w:rsidR="000C2638" w:rsidRPr="000C2638" w14:paraId="10ACF3ED" w14:textId="77777777" w:rsidTr="003D5A61">
        <w:trPr>
          <w:trHeight w:val="292"/>
        </w:trPr>
        <w:tc>
          <w:tcPr>
            <w:tcW w:w="4102" w:type="dxa"/>
            <w:tcBorders>
              <w:top w:val="nil"/>
              <w:left w:val="nil"/>
              <w:bottom w:val="nil"/>
              <w:right w:val="nil"/>
            </w:tcBorders>
            <w:shd w:val="clear" w:color="auto" w:fill="auto"/>
            <w:noWrap/>
            <w:vAlign w:val="bottom"/>
            <w:hideMark/>
          </w:tcPr>
          <w:p w14:paraId="35692752" w14:textId="77777777" w:rsidR="000C2638" w:rsidRPr="000C2638" w:rsidRDefault="000C2638" w:rsidP="006715CC">
            <w:pPr>
              <w:ind w:left="975" w:hanging="525"/>
              <w:rPr>
                <w:color w:val="000000"/>
              </w:rPr>
            </w:pPr>
            <w:r w:rsidRPr="000C2638">
              <w:rPr>
                <w:color w:val="000000"/>
              </w:rPr>
              <w:t>Putamen / Cerebral WM</w:t>
            </w:r>
          </w:p>
        </w:tc>
        <w:tc>
          <w:tcPr>
            <w:tcW w:w="1526" w:type="dxa"/>
            <w:tcBorders>
              <w:top w:val="nil"/>
              <w:left w:val="nil"/>
              <w:bottom w:val="nil"/>
              <w:right w:val="nil"/>
            </w:tcBorders>
            <w:shd w:val="clear" w:color="auto" w:fill="auto"/>
            <w:noWrap/>
            <w:vAlign w:val="bottom"/>
            <w:hideMark/>
          </w:tcPr>
          <w:p w14:paraId="1E165141" w14:textId="77777777" w:rsidR="000C2638" w:rsidRPr="000C2638" w:rsidRDefault="000C2638" w:rsidP="00AB2A30">
            <w:pPr>
              <w:jc w:val="center"/>
              <w:rPr>
                <w:color w:val="000000"/>
              </w:rPr>
            </w:pPr>
            <w:r w:rsidRPr="000C2638">
              <w:rPr>
                <w:color w:val="000000"/>
              </w:rPr>
              <w:t>1.15±0.020</w:t>
            </w:r>
          </w:p>
        </w:tc>
        <w:tc>
          <w:tcPr>
            <w:tcW w:w="1526" w:type="dxa"/>
            <w:tcBorders>
              <w:top w:val="nil"/>
              <w:left w:val="nil"/>
              <w:bottom w:val="nil"/>
              <w:right w:val="nil"/>
            </w:tcBorders>
            <w:shd w:val="clear" w:color="auto" w:fill="auto"/>
            <w:noWrap/>
            <w:vAlign w:val="bottom"/>
            <w:hideMark/>
          </w:tcPr>
          <w:p w14:paraId="5937E3A2" w14:textId="77777777" w:rsidR="000C2638" w:rsidRPr="000C2638" w:rsidRDefault="000C2638" w:rsidP="00AB2A30">
            <w:pPr>
              <w:jc w:val="center"/>
              <w:rPr>
                <w:color w:val="000000"/>
              </w:rPr>
            </w:pPr>
            <w:r w:rsidRPr="000C2638">
              <w:rPr>
                <w:color w:val="000000"/>
              </w:rPr>
              <w:t>1.17±0.026</w:t>
            </w:r>
          </w:p>
        </w:tc>
        <w:tc>
          <w:tcPr>
            <w:tcW w:w="1526" w:type="dxa"/>
            <w:tcBorders>
              <w:top w:val="nil"/>
              <w:left w:val="nil"/>
              <w:bottom w:val="nil"/>
              <w:right w:val="nil"/>
            </w:tcBorders>
            <w:shd w:val="clear" w:color="auto" w:fill="auto"/>
            <w:noWrap/>
            <w:vAlign w:val="bottom"/>
            <w:hideMark/>
          </w:tcPr>
          <w:p w14:paraId="5024A075" w14:textId="77777777" w:rsidR="000C2638" w:rsidRPr="000C2638" w:rsidRDefault="000C2638" w:rsidP="00AB2A30">
            <w:pPr>
              <w:jc w:val="center"/>
              <w:rPr>
                <w:color w:val="000000"/>
              </w:rPr>
            </w:pPr>
            <w:r w:rsidRPr="000C2638">
              <w:rPr>
                <w:color w:val="000000"/>
              </w:rPr>
              <w:t>1.35±0.042</w:t>
            </w:r>
          </w:p>
        </w:tc>
        <w:tc>
          <w:tcPr>
            <w:tcW w:w="1240" w:type="dxa"/>
            <w:tcBorders>
              <w:top w:val="nil"/>
              <w:left w:val="nil"/>
              <w:bottom w:val="nil"/>
              <w:right w:val="nil"/>
            </w:tcBorders>
            <w:shd w:val="clear" w:color="auto" w:fill="auto"/>
            <w:noWrap/>
            <w:vAlign w:val="bottom"/>
            <w:hideMark/>
          </w:tcPr>
          <w:p w14:paraId="282C83D8"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4ECAB90E" w14:textId="77777777" w:rsidR="000C2638" w:rsidRPr="000C2638" w:rsidRDefault="000C2638" w:rsidP="00AB2A30">
            <w:pPr>
              <w:jc w:val="center"/>
              <w:rPr>
                <w:color w:val="000000"/>
              </w:rPr>
            </w:pPr>
            <w:r w:rsidRPr="000C2638">
              <w:rPr>
                <w:color w:val="000000"/>
              </w:rPr>
              <w:t>0.053</w:t>
            </w:r>
          </w:p>
        </w:tc>
        <w:tc>
          <w:tcPr>
            <w:tcW w:w="1431" w:type="dxa"/>
            <w:tcBorders>
              <w:top w:val="nil"/>
              <w:left w:val="nil"/>
              <w:bottom w:val="nil"/>
              <w:right w:val="nil"/>
            </w:tcBorders>
            <w:shd w:val="clear" w:color="auto" w:fill="auto"/>
            <w:noWrap/>
            <w:vAlign w:val="bottom"/>
            <w:hideMark/>
          </w:tcPr>
          <w:p w14:paraId="522A21C8"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55ECB60" w14:textId="77777777" w:rsidR="000C2638" w:rsidRPr="000C2638" w:rsidRDefault="000C2638" w:rsidP="00AB2A30">
            <w:pPr>
              <w:jc w:val="center"/>
              <w:rPr>
                <w:color w:val="000000"/>
              </w:rPr>
            </w:pPr>
            <w:r w:rsidRPr="000C2638">
              <w:rPr>
                <w:color w:val="000000"/>
              </w:rPr>
              <w:t>0.002</w:t>
            </w:r>
          </w:p>
        </w:tc>
      </w:tr>
      <w:tr w:rsidR="000C2638" w:rsidRPr="000C2638" w14:paraId="4462E1B5" w14:textId="77777777" w:rsidTr="003D5A61">
        <w:trPr>
          <w:trHeight w:val="292"/>
        </w:trPr>
        <w:tc>
          <w:tcPr>
            <w:tcW w:w="4102" w:type="dxa"/>
            <w:tcBorders>
              <w:top w:val="nil"/>
              <w:left w:val="nil"/>
              <w:bottom w:val="nil"/>
              <w:right w:val="nil"/>
            </w:tcBorders>
            <w:shd w:val="clear" w:color="auto" w:fill="auto"/>
            <w:noWrap/>
            <w:vAlign w:val="bottom"/>
            <w:hideMark/>
          </w:tcPr>
          <w:p w14:paraId="56167A9A" w14:textId="77777777" w:rsidR="000C2638" w:rsidRPr="000C2638" w:rsidRDefault="000C2638" w:rsidP="006715CC">
            <w:pPr>
              <w:ind w:left="975" w:hanging="525"/>
              <w:rPr>
                <w:color w:val="000000"/>
              </w:rPr>
            </w:pPr>
            <w:r w:rsidRPr="000C2638">
              <w:rPr>
                <w:color w:val="000000"/>
              </w:rPr>
              <w:t>Putamen / Brainstem</w:t>
            </w:r>
          </w:p>
        </w:tc>
        <w:tc>
          <w:tcPr>
            <w:tcW w:w="1526" w:type="dxa"/>
            <w:tcBorders>
              <w:top w:val="nil"/>
              <w:left w:val="nil"/>
              <w:bottom w:val="nil"/>
              <w:right w:val="nil"/>
            </w:tcBorders>
            <w:shd w:val="clear" w:color="auto" w:fill="auto"/>
            <w:noWrap/>
            <w:vAlign w:val="bottom"/>
            <w:hideMark/>
          </w:tcPr>
          <w:p w14:paraId="376A45EE" w14:textId="77777777" w:rsidR="000C2638" w:rsidRPr="000C2638" w:rsidRDefault="000C2638" w:rsidP="00AB2A30">
            <w:pPr>
              <w:jc w:val="center"/>
              <w:rPr>
                <w:color w:val="000000"/>
              </w:rPr>
            </w:pPr>
            <w:r w:rsidRPr="000C2638">
              <w:rPr>
                <w:color w:val="000000"/>
              </w:rPr>
              <w:t>0.93±0.0086</w:t>
            </w:r>
          </w:p>
        </w:tc>
        <w:tc>
          <w:tcPr>
            <w:tcW w:w="1526" w:type="dxa"/>
            <w:tcBorders>
              <w:top w:val="nil"/>
              <w:left w:val="nil"/>
              <w:bottom w:val="nil"/>
              <w:right w:val="nil"/>
            </w:tcBorders>
            <w:shd w:val="clear" w:color="auto" w:fill="auto"/>
            <w:noWrap/>
            <w:vAlign w:val="bottom"/>
            <w:hideMark/>
          </w:tcPr>
          <w:p w14:paraId="03098917" w14:textId="77777777" w:rsidR="000C2638" w:rsidRPr="000C2638" w:rsidRDefault="000C2638" w:rsidP="00AB2A30">
            <w:pPr>
              <w:jc w:val="center"/>
              <w:rPr>
                <w:color w:val="000000"/>
              </w:rPr>
            </w:pPr>
            <w:r w:rsidRPr="000C2638">
              <w:rPr>
                <w:color w:val="000000"/>
              </w:rPr>
              <w:t>0.97±0.011</w:t>
            </w:r>
          </w:p>
        </w:tc>
        <w:tc>
          <w:tcPr>
            <w:tcW w:w="1526" w:type="dxa"/>
            <w:tcBorders>
              <w:top w:val="nil"/>
              <w:left w:val="nil"/>
              <w:bottom w:val="nil"/>
              <w:right w:val="nil"/>
            </w:tcBorders>
            <w:shd w:val="clear" w:color="auto" w:fill="auto"/>
            <w:noWrap/>
            <w:vAlign w:val="bottom"/>
            <w:hideMark/>
          </w:tcPr>
          <w:p w14:paraId="1FDCF1BA" w14:textId="77777777" w:rsidR="000C2638" w:rsidRPr="000C2638" w:rsidRDefault="000C2638" w:rsidP="00AB2A30">
            <w:pPr>
              <w:jc w:val="center"/>
              <w:rPr>
                <w:color w:val="000000"/>
              </w:rPr>
            </w:pPr>
            <w:r w:rsidRPr="000C2638">
              <w:rPr>
                <w:color w:val="000000"/>
              </w:rPr>
              <w:t>0.98±0.018</w:t>
            </w:r>
          </w:p>
        </w:tc>
        <w:tc>
          <w:tcPr>
            <w:tcW w:w="1240" w:type="dxa"/>
            <w:tcBorders>
              <w:top w:val="nil"/>
              <w:left w:val="nil"/>
              <w:bottom w:val="nil"/>
              <w:right w:val="nil"/>
            </w:tcBorders>
            <w:shd w:val="clear" w:color="auto" w:fill="auto"/>
            <w:noWrap/>
            <w:vAlign w:val="bottom"/>
            <w:hideMark/>
          </w:tcPr>
          <w:p w14:paraId="7A323327"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72E1540E" w14:textId="77777777" w:rsidR="000C2638" w:rsidRPr="000C2638" w:rsidRDefault="000C2638" w:rsidP="00AB2A30">
            <w:pPr>
              <w:jc w:val="center"/>
              <w:rPr>
                <w:color w:val="000000"/>
              </w:rPr>
            </w:pPr>
            <w:r w:rsidRPr="000C2638">
              <w:rPr>
                <w:color w:val="000000"/>
              </w:rPr>
              <w:t>0.069</w:t>
            </w:r>
          </w:p>
        </w:tc>
        <w:tc>
          <w:tcPr>
            <w:tcW w:w="1431" w:type="dxa"/>
            <w:tcBorders>
              <w:top w:val="nil"/>
              <w:left w:val="nil"/>
              <w:bottom w:val="nil"/>
              <w:right w:val="nil"/>
            </w:tcBorders>
            <w:shd w:val="clear" w:color="auto" w:fill="auto"/>
            <w:noWrap/>
            <w:vAlign w:val="bottom"/>
            <w:hideMark/>
          </w:tcPr>
          <w:p w14:paraId="496284B6" w14:textId="77777777" w:rsidR="000C2638" w:rsidRPr="000C2638" w:rsidRDefault="000C2638" w:rsidP="00AB2A30">
            <w:pPr>
              <w:jc w:val="center"/>
              <w:rPr>
                <w:color w:val="000000"/>
              </w:rPr>
            </w:pPr>
            <w:r w:rsidRPr="000C2638">
              <w:rPr>
                <w:color w:val="000000"/>
              </w:rPr>
              <w:t>0.039</w:t>
            </w:r>
          </w:p>
        </w:tc>
        <w:tc>
          <w:tcPr>
            <w:tcW w:w="1431" w:type="dxa"/>
            <w:tcBorders>
              <w:top w:val="nil"/>
              <w:left w:val="nil"/>
              <w:bottom w:val="nil"/>
              <w:right w:val="nil"/>
            </w:tcBorders>
            <w:shd w:val="clear" w:color="auto" w:fill="auto"/>
            <w:noWrap/>
            <w:vAlign w:val="bottom"/>
            <w:hideMark/>
          </w:tcPr>
          <w:p w14:paraId="638A1C0C" w14:textId="77777777" w:rsidR="000C2638" w:rsidRPr="000C2638" w:rsidRDefault="000C2638" w:rsidP="00AB2A30">
            <w:pPr>
              <w:jc w:val="center"/>
              <w:rPr>
                <w:color w:val="000000"/>
              </w:rPr>
            </w:pPr>
            <w:r w:rsidRPr="000C2638">
              <w:rPr>
                <w:color w:val="000000"/>
              </w:rPr>
              <w:t>0.82</w:t>
            </w:r>
          </w:p>
        </w:tc>
      </w:tr>
      <w:tr w:rsidR="000C2638" w:rsidRPr="000C2638" w14:paraId="0FBED8F9" w14:textId="77777777" w:rsidTr="003D5A61">
        <w:trPr>
          <w:trHeight w:val="292"/>
        </w:trPr>
        <w:tc>
          <w:tcPr>
            <w:tcW w:w="4102" w:type="dxa"/>
            <w:tcBorders>
              <w:top w:val="nil"/>
              <w:left w:val="nil"/>
              <w:bottom w:val="nil"/>
              <w:right w:val="nil"/>
            </w:tcBorders>
            <w:shd w:val="clear" w:color="auto" w:fill="auto"/>
            <w:noWrap/>
            <w:hideMark/>
          </w:tcPr>
          <w:p w14:paraId="2079C56E" w14:textId="77777777" w:rsidR="000C2638" w:rsidRPr="000C2638" w:rsidRDefault="000C2638" w:rsidP="00AB2A30">
            <w:pPr>
              <w:jc w:val="center"/>
              <w:rPr>
                <w:color w:val="000000"/>
              </w:rPr>
            </w:pPr>
          </w:p>
        </w:tc>
        <w:tc>
          <w:tcPr>
            <w:tcW w:w="1526" w:type="dxa"/>
            <w:tcBorders>
              <w:top w:val="nil"/>
              <w:left w:val="nil"/>
              <w:bottom w:val="nil"/>
              <w:right w:val="nil"/>
            </w:tcBorders>
            <w:shd w:val="clear" w:color="auto" w:fill="auto"/>
            <w:noWrap/>
            <w:hideMark/>
          </w:tcPr>
          <w:p w14:paraId="7A97DD48" w14:textId="77777777" w:rsidR="000C2638" w:rsidRPr="000C2638" w:rsidRDefault="000C2638" w:rsidP="00AB2A30">
            <w:pPr>
              <w:jc w:val="right"/>
              <w:rPr>
                <w:sz w:val="20"/>
                <w:szCs w:val="20"/>
              </w:rPr>
            </w:pPr>
          </w:p>
        </w:tc>
        <w:tc>
          <w:tcPr>
            <w:tcW w:w="1526" w:type="dxa"/>
            <w:tcBorders>
              <w:top w:val="nil"/>
              <w:left w:val="nil"/>
              <w:bottom w:val="nil"/>
              <w:right w:val="nil"/>
            </w:tcBorders>
            <w:shd w:val="clear" w:color="auto" w:fill="auto"/>
            <w:noWrap/>
            <w:hideMark/>
          </w:tcPr>
          <w:p w14:paraId="2F110892"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hideMark/>
          </w:tcPr>
          <w:p w14:paraId="3B8294CB"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hideMark/>
          </w:tcPr>
          <w:p w14:paraId="1B92FBBA"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hideMark/>
          </w:tcPr>
          <w:p w14:paraId="70CFC916"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hideMark/>
          </w:tcPr>
          <w:p w14:paraId="6E624BDF"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hideMark/>
          </w:tcPr>
          <w:p w14:paraId="4C05A605" w14:textId="77777777" w:rsidR="000C2638" w:rsidRPr="000C2638" w:rsidRDefault="000C2638" w:rsidP="00AB2A30">
            <w:pPr>
              <w:jc w:val="center"/>
              <w:rPr>
                <w:sz w:val="20"/>
                <w:szCs w:val="20"/>
              </w:rPr>
            </w:pPr>
          </w:p>
        </w:tc>
      </w:tr>
      <w:tr w:rsidR="000C2638" w:rsidRPr="000C2638" w14:paraId="5DD0A486" w14:textId="77777777" w:rsidTr="003D5A61">
        <w:trPr>
          <w:trHeight w:val="292"/>
        </w:trPr>
        <w:tc>
          <w:tcPr>
            <w:tcW w:w="4102" w:type="dxa"/>
            <w:tcBorders>
              <w:top w:val="nil"/>
              <w:left w:val="nil"/>
              <w:bottom w:val="nil"/>
              <w:right w:val="nil"/>
            </w:tcBorders>
            <w:shd w:val="clear" w:color="auto" w:fill="auto"/>
            <w:noWrap/>
            <w:vAlign w:val="bottom"/>
            <w:hideMark/>
          </w:tcPr>
          <w:p w14:paraId="2796830E" w14:textId="1EBA726A" w:rsidR="000C2638" w:rsidRPr="000C2638" w:rsidRDefault="000C2638" w:rsidP="00AB2A30">
            <w:pPr>
              <w:rPr>
                <w:color w:val="000000"/>
              </w:rPr>
            </w:pPr>
            <w:r w:rsidRPr="000C2638">
              <w:rPr>
                <w:color w:val="000000"/>
              </w:rPr>
              <w:t>Non-normalized T1-Signal Intensity</w:t>
            </w:r>
          </w:p>
        </w:tc>
        <w:tc>
          <w:tcPr>
            <w:tcW w:w="1526" w:type="dxa"/>
            <w:tcBorders>
              <w:top w:val="nil"/>
              <w:left w:val="nil"/>
              <w:bottom w:val="nil"/>
              <w:right w:val="nil"/>
            </w:tcBorders>
            <w:shd w:val="clear" w:color="auto" w:fill="auto"/>
            <w:noWrap/>
            <w:vAlign w:val="bottom"/>
            <w:hideMark/>
          </w:tcPr>
          <w:p w14:paraId="542E6536" w14:textId="77777777" w:rsidR="000C2638" w:rsidRPr="000C2638" w:rsidRDefault="000C2638" w:rsidP="00AB2A30">
            <w:pPr>
              <w:rPr>
                <w:color w:val="000000"/>
              </w:rPr>
            </w:pPr>
          </w:p>
        </w:tc>
        <w:tc>
          <w:tcPr>
            <w:tcW w:w="1526" w:type="dxa"/>
            <w:tcBorders>
              <w:top w:val="nil"/>
              <w:left w:val="nil"/>
              <w:bottom w:val="nil"/>
              <w:right w:val="nil"/>
            </w:tcBorders>
            <w:shd w:val="clear" w:color="auto" w:fill="auto"/>
            <w:noWrap/>
            <w:vAlign w:val="bottom"/>
            <w:hideMark/>
          </w:tcPr>
          <w:p w14:paraId="12ED9A24"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vAlign w:val="bottom"/>
            <w:hideMark/>
          </w:tcPr>
          <w:p w14:paraId="403F2288"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vAlign w:val="bottom"/>
            <w:hideMark/>
          </w:tcPr>
          <w:p w14:paraId="511C91DF"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vAlign w:val="bottom"/>
            <w:hideMark/>
          </w:tcPr>
          <w:p w14:paraId="50150961"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5215A142"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22D844B5" w14:textId="77777777" w:rsidR="000C2638" w:rsidRPr="000C2638" w:rsidRDefault="000C2638" w:rsidP="00AB2A30">
            <w:pPr>
              <w:jc w:val="center"/>
              <w:rPr>
                <w:sz w:val="20"/>
                <w:szCs w:val="20"/>
              </w:rPr>
            </w:pPr>
          </w:p>
        </w:tc>
      </w:tr>
      <w:tr w:rsidR="000C2638" w:rsidRPr="000C2638" w14:paraId="391FF547" w14:textId="77777777" w:rsidTr="003D5A61">
        <w:trPr>
          <w:trHeight w:val="292"/>
        </w:trPr>
        <w:tc>
          <w:tcPr>
            <w:tcW w:w="4102" w:type="dxa"/>
            <w:tcBorders>
              <w:top w:val="nil"/>
              <w:left w:val="nil"/>
              <w:bottom w:val="nil"/>
              <w:right w:val="nil"/>
            </w:tcBorders>
            <w:shd w:val="clear" w:color="auto" w:fill="auto"/>
            <w:noWrap/>
            <w:vAlign w:val="bottom"/>
            <w:hideMark/>
          </w:tcPr>
          <w:p w14:paraId="2844A18A" w14:textId="77777777" w:rsidR="000C2638" w:rsidRPr="000C2638" w:rsidRDefault="000C2638" w:rsidP="006715CC">
            <w:pPr>
              <w:ind w:firstLine="435"/>
              <w:rPr>
                <w:color w:val="000000"/>
              </w:rPr>
            </w:pPr>
            <w:r w:rsidRPr="000C2638">
              <w:rPr>
                <w:color w:val="000000"/>
              </w:rPr>
              <w:t>Putamen</w:t>
            </w:r>
          </w:p>
        </w:tc>
        <w:tc>
          <w:tcPr>
            <w:tcW w:w="1526" w:type="dxa"/>
            <w:tcBorders>
              <w:top w:val="nil"/>
              <w:left w:val="nil"/>
              <w:bottom w:val="nil"/>
              <w:right w:val="nil"/>
            </w:tcBorders>
            <w:shd w:val="clear" w:color="auto" w:fill="auto"/>
            <w:noWrap/>
            <w:vAlign w:val="bottom"/>
            <w:hideMark/>
          </w:tcPr>
          <w:p w14:paraId="6BF60472" w14:textId="77777777" w:rsidR="000C2638" w:rsidRPr="000C2638" w:rsidRDefault="000C2638" w:rsidP="00AB2A30">
            <w:pPr>
              <w:jc w:val="center"/>
              <w:rPr>
                <w:color w:val="000000"/>
              </w:rPr>
            </w:pPr>
            <w:r w:rsidRPr="000C2638">
              <w:rPr>
                <w:color w:val="000000"/>
              </w:rPr>
              <w:t>72.98±2.92</w:t>
            </w:r>
          </w:p>
        </w:tc>
        <w:tc>
          <w:tcPr>
            <w:tcW w:w="1526" w:type="dxa"/>
            <w:tcBorders>
              <w:top w:val="nil"/>
              <w:left w:val="nil"/>
              <w:bottom w:val="nil"/>
              <w:right w:val="nil"/>
            </w:tcBorders>
            <w:shd w:val="clear" w:color="auto" w:fill="auto"/>
            <w:noWrap/>
            <w:vAlign w:val="bottom"/>
            <w:hideMark/>
          </w:tcPr>
          <w:p w14:paraId="58157708" w14:textId="77777777" w:rsidR="000C2638" w:rsidRPr="000C2638" w:rsidRDefault="000C2638" w:rsidP="00AB2A30">
            <w:pPr>
              <w:jc w:val="center"/>
              <w:rPr>
                <w:color w:val="000000"/>
              </w:rPr>
            </w:pPr>
            <w:r w:rsidRPr="000C2638">
              <w:rPr>
                <w:color w:val="000000"/>
              </w:rPr>
              <w:t>121.35±3.67</w:t>
            </w:r>
          </w:p>
        </w:tc>
        <w:tc>
          <w:tcPr>
            <w:tcW w:w="1526" w:type="dxa"/>
            <w:tcBorders>
              <w:top w:val="nil"/>
              <w:left w:val="nil"/>
              <w:bottom w:val="nil"/>
              <w:right w:val="nil"/>
            </w:tcBorders>
            <w:shd w:val="clear" w:color="auto" w:fill="auto"/>
            <w:noWrap/>
            <w:vAlign w:val="bottom"/>
            <w:hideMark/>
          </w:tcPr>
          <w:p w14:paraId="4A846438" w14:textId="77777777" w:rsidR="000C2638" w:rsidRPr="000C2638" w:rsidRDefault="000C2638" w:rsidP="00AB2A30">
            <w:pPr>
              <w:jc w:val="center"/>
              <w:rPr>
                <w:color w:val="000000"/>
              </w:rPr>
            </w:pPr>
            <w:r w:rsidRPr="000C2638">
              <w:rPr>
                <w:color w:val="000000"/>
              </w:rPr>
              <w:t>106.45±6.05</w:t>
            </w:r>
          </w:p>
        </w:tc>
        <w:tc>
          <w:tcPr>
            <w:tcW w:w="1240" w:type="dxa"/>
            <w:tcBorders>
              <w:top w:val="nil"/>
              <w:left w:val="nil"/>
              <w:bottom w:val="nil"/>
              <w:right w:val="nil"/>
            </w:tcBorders>
            <w:shd w:val="clear" w:color="auto" w:fill="auto"/>
            <w:noWrap/>
            <w:vAlign w:val="bottom"/>
            <w:hideMark/>
          </w:tcPr>
          <w:p w14:paraId="54058AEA"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3AF134A"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E83E762"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5506ADA" w14:textId="77777777" w:rsidR="000C2638" w:rsidRPr="000C2638" w:rsidRDefault="000C2638" w:rsidP="00AB2A30">
            <w:pPr>
              <w:jc w:val="center"/>
              <w:rPr>
                <w:color w:val="000000"/>
              </w:rPr>
            </w:pPr>
            <w:r w:rsidRPr="000C2638">
              <w:rPr>
                <w:color w:val="000000"/>
              </w:rPr>
              <w:t>0.098</w:t>
            </w:r>
          </w:p>
        </w:tc>
      </w:tr>
      <w:tr w:rsidR="000C2638" w:rsidRPr="000C2638" w14:paraId="7995CF65" w14:textId="77777777" w:rsidTr="003D5A61">
        <w:trPr>
          <w:trHeight w:val="292"/>
        </w:trPr>
        <w:tc>
          <w:tcPr>
            <w:tcW w:w="4102" w:type="dxa"/>
            <w:tcBorders>
              <w:top w:val="nil"/>
              <w:left w:val="nil"/>
              <w:bottom w:val="nil"/>
              <w:right w:val="nil"/>
            </w:tcBorders>
            <w:shd w:val="clear" w:color="auto" w:fill="auto"/>
            <w:noWrap/>
            <w:vAlign w:val="bottom"/>
            <w:hideMark/>
          </w:tcPr>
          <w:p w14:paraId="1A117498" w14:textId="77777777" w:rsidR="000C2638" w:rsidRPr="000C2638" w:rsidRDefault="000C2638" w:rsidP="006715CC">
            <w:pPr>
              <w:ind w:firstLine="435"/>
              <w:rPr>
                <w:color w:val="000000"/>
              </w:rPr>
            </w:pPr>
            <w:r w:rsidRPr="000C2638">
              <w:rPr>
                <w:color w:val="000000"/>
              </w:rPr>
              <w:t>Globus Pallidus</w:t>
            </w:r>
          </w:p>
        </w:tc>
        <w:tc>
          <w:tcPr>
            <w:tcW w:w="1526" w:type="dxa"/>
            <w:tcBorders>
              <w:top w:val="nil"/>
              <w:left w:val="nil"/>
              <w:bottom w:val="nil"/>
              <w:right w:val="nil"/>
            </w:tcBorders>
            <w:shd w:val="clear" w:color="auto" w:fill="auto"/>
            <w:noWrap/>
            <w:vAlign w:val="bottom"/>
            <w:hideMark/>
          </w:tcPr>
          <w:p w14:paraId="2AB2AFDB" w14:textId="77777777" w:rsidR="000C2638" w:rsidRPr="000C2638" w:rsidRDefault="000C2638" w:rsidP="00AB2A30">
            <w:pPr>
              <w:jc w:val="center"/>
              <w:rPr>
                <w:color w:val="000000"/>
              </w:rPr>
            </w:pPr>
            <w:r w:rsidRPr="000C2638">
              <w:rPr>
                <w:color w:val="000000"/>
              </w:rPr>
              <w:t>86.19±3.78</w:t>
            </w:r>
          </w:p>
        </w:tc>
        <w:tc>
          <w:tcPr>
            <w:tcW w:w="1526" w:type="dxa"/>
            <w:tcBorders>
              <w:top w:val="nil"/>
              <w:left w:val="nil"/>
              <w:bottom w:val="nil"/>
              <w:right w:val="nil"/>
            </w:tcBorders>
            <w:shd w:val="clear" w:color="auto" w:fill="auto"/>
            <w:noWrap/>
            <w:vAlign w:val="bottom"/>
            <w:hideMark/>
          </w:tcPr>
          <w:p w14:paraId="241126B9" w14:textId="77777777" w:rsidR="000C2638" w:rsidRPr="000C2638" w:rsidRDefault="000C2638" w:rsidP="00AB2A30">
            <w:pPr>
              <w:jc w:val="center"/>
              <w:rPr>
                <w:color w:val="000000"/>
              </w:rPr>
            </w:pPr>
            <w:r w:rsidRPr="000C2638">
              <w:rPr>
                <w:color w:val="000000"/>
              </w:rPr>
              <w:t>146.10±4.75</w:t>
            </w:r>
          </w:p>
        </w:tc>
        <w:tc>
          <w:tcPr>
            <w:tcW w:w="1526" w:type="dxa"/>
            <w:tcBorders>
              <w:top w:val="nil"/>
              <w:left w:val="nil"/>
              <w:bottom w:val="nil"/>
              <w:right w:val="nil"/>
            </w:tcBorders>
            <w:shd w:val="clear" w:color="auto" w:fill="auto"/>
            <w:noWrap/>
            <w:vAlign w:val="bottom"/>
            <w:hideMark/>
          </w:tcPr>
          <w:p w14:paraId="41074998" w14:textId="77777777" w:rsidR="000C2638" w:rsidRPr="000C2638" w:rsidRDefault="000C2638" w:rsidP="00AB2A30">
            <w:pPr>
              <w:jc w:val="center"/>
              <w:rPr>
                <w:color w:val="000000"/>
              </w:rPr>
            </w:pPr>
            <w:r w:rsidRPr="000C2638">
              <w:rPr>
                <w:color w:val="000000"/>
              </w:rPr>
              <w:t>132.83±7.83</w:t>
            </w:r>
          </w:p>
        </w:tc>
        <w:tc>
          <w:tcPr>
            <w:tcW w:w="1240" w:type="dxa"/>
            <w:tcBorders>
              <w:top w:val="nil"/>
              <w:left w:val="nil"/>
              <w:bottom w:val="nil"/>
              <w:right w:val="nil"/>
            </w:tcBorders>
            <w:shd w:val="clear" w:color="auto" w:fill="auto"/>
            <w:noWrap/>
            <w:vAlign w:val="bottom"/>
            <w:hideMark/>
          </w:tcPr>
          <w:p w14:paraId="4F9F2382"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27222385"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3B9715E"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5C3F0AFF" w14:textId="77777777" w:rsidR="000C2638" w:rsidRPr="000C2638" w:rsidRDefault="000C2638" w:rsidP="00AB2A30">
            <w:pPr>
              <w:jc w:val="center"/>
              <w:rPr>
                <w:color w:val="000000"/>
              </w:rPr>
            </w:pPr>
            <w:r w:rsidRPr="000C2638">
              <w:rPr>
                <w:color w:val="000000"/>
              </w:rPr>
              <w:t>0.32</w:t>
            </w:r>
          </w:p>
        </w:tc>
      </w:tr>
      <w:tr w:rsidR="000C2638" w:rsidRPr="000C2638" w14:paraId="02FC55FB" w14:textId="77777777" w:rsidTr="003D5A61">
        <w:trPr>
          <w:trHeight w:val="292"/>
        </w:trPr>
        <w:tc>
          <w:tcPr>
            <w:tcW w:w="4102" w:type="dxa"/>
            <w:tcBorders>
              <w:top w:val="nil"/>
              <w:left w:val="nil"/>
              <w:bottom w:val="nil"/>
              <w:right w:val="nil"/>
            </w:tcBorders>
            <w:shd w:val="clear" w:color="auto" w:fill="auto"/>
            <w:noWrap/>
            <w:vAlign w:val="bottom"/>
            <w:hideMark/>
          </w:tcPr>
          <w:p w14:paraId="03425214" w14:textId="77777777" w:rsidR="000C2638" w:rsidRPr="000C2638" w:rsidRDefault="000C2638" w:rsidP="006715CC">
            <w:pPr>
              <w:ind w:firstLine="435"/>
              <w:rPr>
                <w:color w:val="000000"/>
              </w:rPr>
            </w:pPr>
            <w:r w:rsidRPr="000C2638">
              <w:rPr>
                <w:color w:val="000000"/>
              </w:rPr>
              <w:t>Cerebral Cortex</w:t>
            </w:r>
          </w:p>
        </w:tc>
        <w:tc>
          <w:tcPr>
            <w:tcW w:w="1526" w:type="dxa"/>
            <w:tcBorders>
              <w:top w:val="nil"/>
              <w:left w:val="nil"/>
              <w:bottom w:val="nil"/>
              <w:right w:val="nil"/>
            </w:tcBorders>
            <w:shd w:val="clear" w:color="auto" w:fill="auto"/>
            <w:noWrap/>
            <w:vAlign w:val="bottom"/>
            <w:hideMark/>
          </w:tcPr>
          <w:p w14:paraId="22536A76" w14:textId="77777777" w:rsidR="000C2638" w:rsidRPr="000C2638" w:rsidRDefault="000C2638" w:rsidP="00AB2A30">
            <w:pPr>
              <w:jc w:val="center"/>
              <w:rPr>
                <w:color w:val="000000"/>
              </w:rPr>
            </w:pPr>
            <w:r w:rsidRPr="000C2638">
              <w:rPr>
                <w:color w:val="000000"/>
              </w:rPr>
              <w:t>63.35±2.54</w:t>
            </w:r>
          </w:p>
        </w:tc>
        <w:tc>
          <w:tcPr>
            <w:tcW w:w="1526" w:type="dxa"/>
            <w:tcBorders>
              <w:top w:val="nil"/>
              <w:left w:val="nil"/>
              <w:bottom w:val="nil"/>
              <w:right w:val="nil"/>
            </w:tcBorders>
            <w:shd w:val="clear" w:color="auto" w:fill="auto"/>
            <w:noWrap/>
            <w:vAlign w:val="bottom"/>
            <w:hideMark/>
          </w:tcPr>
          <w:p w14:paraId="7527F640" w14:textId="77777777" w:rsidR="000C2638" w:rsidRPr="000C2638" w:rsidRDefault="000C2638" w:rsidP="00AB2A30">
            <w:pPr>
              <w:jc w:val="center"/>
              <w:rPr>
                <w:color w:val="000000"/>
              </w:rPr>
            </w:pPr>
            <w:r w:rsidRPr="000C2638">
              <w:rPr>
                <w:color w:val="000000"/>
              </w:rPr>
              <w:t>103.45±3.19</w:t>
            </w:r>
          </w:p>
        </w:tc>
        <w:tc>
          <w:tcPr>
            <w:tcW w:w="1526" w:type="dxa"/>
            <w:tcBorders>
              <w:top w:val="nil"/>
              <w:left w:val="nil"/>
              <w:bottom w:val="nil"/>
              <w:right w:val="nil"/>
            </w:tcBorders>
            <w:shd w:val="clear" w:color="auto" w:fill="auto"/>
            <w:noWrap/>
            <w:vAlign w:val="bottom"/>
            <w:hideMark/>
          </w:tcPr>
          <w:p w14:paraId="191EEDBD" w14:textId="77777777" w:rsidR="000C2638" w:rsidRPr="000C2638" w:rsidRDefault="000C2638" w:rsidP="00AB2A30">
            <w:pPr>
              <w:jc w:val="center"/>
              <w:rPr>
                <w:color w:val="000000"/>
              </w:rPr>
            </w:pPr>
            <w:r w:rsidRPr="000C2638">
              <w:rPr>
                <w:color w:val="000000"/>
              </w:rPr>
              <w:t>81.22±5.26</w:t>
            </w:r>
          </w:p>
        </w:tc>
        <w:tc>
          <w:tcPr>
            <w:tcW w:w="1240" w:type="dxa"/>
            <w:tcBorders>
              <w:top w:val="nil"/>
              <w:left w:val="nil"/>
              <w:bottom w:val="nil"/>
              <w:right w:val="nil"/>
            </w:tcBorders>
            <w:shd w:val="clear" w:color="auto" w:fill="auto"/>
            <w:noWrap/>
            <w:vAlign w:val="bottom"/>
            <w:hideMark/>
          </w:tcPr>
          <w:p w14:paraId="52932222"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1914E36"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E7261FA" w14:textId="77777777" w:rsidR="000C2638" w:rsidRPr="000C2638" w:rsidRDefault="000C2638" w:rsidP="00AB2A30">
            <w:pPr>
              <w:jc w:val="center"/>
              <w:rPr>
                <w:color w:val="000000"/>
              </w:rPr>
            </w:pPr>
            <w:r w:rsidRPr="000C2638">
              <w:rPr>
                <w:color w:val="000000"/>
              </w:rPr>
              <w:t>0.0019</w:t>
            </w:r>
          </w:p>
        </w:tc>
        <w:tc>
          <w:tcPr>
            <w:tcW w:w="1431" w:type="dxa"/>
            <w:tcBorders>
              <w:top w:val="nil"/>
              <w:left w:val="nil"/>
              <w:bottom w:val="nil"/>
              <w:right w:val="nil"/>
            </w:tcBorders>
            <w:shd w:val="clear" w:color="auto" w:fill="auto"/>
            <w:noWrap/>
            <w:vAlign w:val="bottom"/>
            <w:hideMark/>
          </w:tcPr>
          <w:p w14:paraId="3525B778" w14:textId="77777777" w:rsidR="000C2638" w:rsidRPr="000C2638" w:rsidRDefault="000C2638" w:rsidP="00AB2A30">
            <w:pPr>
              <w:jc w:val="center"/>
              <w:rPr>
                <w:color w:val="000000"/>
              </w:rPr>
            </w:pPr>
            <w:r w:rsidRPr="000C2638">
              <w:rPr>
                <w:color w:val="000000"/>
              </w:rPr>
              <w:t>0.0095</w:t>
            </w:r>
          </w:p>
        </w:tc>
      </w:tr>
      <w:tr w:rsidR="000C2638" w:rsidRPr="000C2638" w14:paraId="4610E141" w14:textId="77777777" w:rsidTr="003D5A61">
        <w:trPr>
          <w:trHeight w:val="292"/>
        </w:trPr>
        <w:tc>
          <w:tcPr>
            <w:tcW w:w="4102" w:type="dxa"/>
            <w:tcBorders>
              <w:top w:val="nil"/>
              <w:left w:val="nil"/>
              <w:bottom w:val="nil"/>
              <w:right w:val="nil"/>
            </w:tcBorders>
            <w:shd w:val="clear" w:color="auto" w:fill="auto"/>
            <w:noWrap/>
            <w:vAlign w:val="bottom"/>
            <w:hideMark/>
          </w:tcPr>
          <w:p w14:paraId="257B3A6E" w14:textId="77777777" w:rsidR="000C2638" w:rsidRPr="000C2638" w:rsidRDefault="000C2638" w:rsidP="006715CC">
            <w:pPr>
              <w:ind w:firstLine="435"/>
              <w:rPr>
                <w:color w:val="000000"/>
              </w:rPr>
            </w:pPr>
            <w:r w:rsidRPr="000C2638">
              <w:rPr>
                <w:color w:val="000000"/>
              </w:rPr>
              <w:t>Cerebral WM</w:t>
            </w:r>
          </w:p>
        </w:tc>
        <w:tc>
          <w:tcPr>
            <w:tcW w:w="1526" w:type="dxa"/>
            <w:tcBorders>
              <w:top w:val="nil"/>
              <w:left w:val="nil"/>
              <w:bottom w:val="nil"/>
              <w:right w:val="nil"/>
            </w:tcBorders>
            <w:shd w:val="clear" w:color="auto" w:fill="auto"/>
            <w:noWrap/>
            <w:vAlign w:val="bottom"/>
            <w:hideMark/>
          </w:tcPr>
          <w:p w14:paraId="037D42F1" w14:textId="77777777" w:rsidR="000C2638" w:rsidRPr="000C2638" w:rsidRDefault="000C2638" w:rsidP="00AB2A30">
            <w:pPr>
              <w:jc w:val="center"/>
              <w:rPr>
                <w:color w:val="000000"/>
              </w:rPr>
            </w:pPr>
            <w:r w:rsidRPr="000C2638">
              <w:rPr>
                <w:color w:val="000000"/>
              </w:rPr>
              <w:t>87.25±3.35</w:t>
            </w:r>
          </w:p>
        </w:tc>
        <w:tc>
          <w:tcPr>
            <w:tcW w:w="1526" w:type="dxa"/>
            <w:tcBorders>
              <w:top w:val="nil"/>
              <w:left w:val="nil"/>
              <w:bottom w:val="nil"/>
              <w:right w:val="nil"/>
            </w:tcBorders>
            <w:shd w:val="clear" w:color="auto" w:fill="auto"/>
            <w:noWrap/>
            <w:vAlign w:val="bottom"/>
            <w:hideMark/>
          </w:tcPr>
          <w:p w14:paraId="777DCBC6" w14:textId="77777777" w:rsidR="000C2638" w:rsidRPr="000C2638" w:rsidRDefault="000C2638" w:rsidP="00AB2A30">
            <w:pPr>
              <w:jc w:val="center"/>
              <w:rPr>
                <w:color w:val="000000"/>
              </w:rPr>
            </w:pPr>
            <w:r w:rsidRPr="000C2638">
              <w:rPr>
                <w:color w:val="000000"/>
              </w:rPr>
              <w:t>140.71±4.22</w:t>
            </w:r>
          </w:p>
        </w:tc>
        <w:tc>
          <w:tcPr>
            <w:tcW w:w="1526" w:type="dxa"/>
            <w:tcBorders>
              <w:top w:val="nil"/>
              <w:left w:val="nil"/>
              <w:bottom w:val="nil"/>
              <w:right w:val="nil"/>
            </w:tcBorders>
            <w:shd w:val="clear" w:color="auto" w:fill="auto"/>
            <w:noWrap/>
            <w:vAlign w:val="bottom"/>
            <w:hideMark/>
          </w:tcPr>
          <w:p w14:paraId="2FFF5BEC" w14:textId="77777777" w:rsidR="000C2638" w:rsidRPr="000C2638" w:rsidRDefault="000C2638" w:rsidP="00AB2A30">
            <w:pPr>
              <w:jc w:val="center"/>
              <w:rPr>
                <w:color w:val="000000"/>
              </w:rPr>
            </w:pPr>
            <w:r w:rsidRPr="000C2638">
              <w:rPr>
                <w:color w:val="000000"/>
              </w:rPr>
              <w:t>119.68±6.95</w:t>
            </w:r>
          </w:p>
        </w:tc>
        <w:tc>
          <w:tcPr>
            <w:tcW w:w="1240" w:type="dxa"/>
            <w:tcBorders>
              <w:top w:val="nil"/>
              <w:left w:val="nil"/>
              <w:bottom w:val="nil"/>
              <w:right w:val="nil"/>
            </w:tcBorders>
            <w:shd w:val="clear" w:color="auto" w:fill="auto"/>
            <w:noWrap/>
            <w:vAlign w:val="bottom"/>
            <w:hideMark/>
          </w:tcPr>
          <w:p w14:paraId="72764346"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3DFFCCC4"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95F4A41" w14:textId="77777777" w:rsidR="000C2638" w:rsidRPr="000C2638" w:rsidRDefault="000C2638" w:rsidP="00AB2A30">
            <w:pPr>
              <w:jc w:val="center"/>
              <w:rPr>
                <w:color w:val="000000"/>
              </w:rPr>
            </w:pPr>
            <w:r w:rsidRPr="000C2638">
              <w:rPr>
                <w:color w:val="000000"/>
              </w:rPr>
              <w:t>0.0003</w:t>
            </w:r>
          </w:p>
        </w:tc>
        <w:tc>
          <w:tcPr>
            <w:tcW w:w="1431" w:type="dxa"/>
            <w:tcBorders>
              <w:top w:val="nil"/>
              <w:left w:val="nil"/>
              <w:bottom w:val="nil"/>
              <w:right w:val="nil"/>
            </w:tcBorders>
            <w:shd w:val="clear" w:color="auto" w:fill="auto"/>
            <w:noWrap/>
            <w:vAlign w:val="bottom"/>
            <w:hideMark/>
          </w:tcPr>
          <w:p w14:paraId="77B06B4A" w14:textId="77777777" w:rsidR="000C2638" w:rsidRPr="000C2638" w:rsidRDefault="000C2638" w:rsidP="00AB2A30">
            <w:pPr>
              <w:jc w:val="center"/>
              <w:rPr>
                <w:color w:val="000000"/>
              </w:rPr>
            </w:pPr>
            <w:r w:rsidRPr="000C2638">
              <w:rPr>
                <w:color w:val="000000"/>
              </w:rPr>
              <w:t>0.033</w:t>
            </w:r>
          </w:p>
        </w:tc>
      </w:tr>
      <w:tr w:rsidR="000C2638" w:rsidRPr="000C2638" w14:paraId="27A2670E"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109E5FB2" w14:textId="77777777" w:rsidR="000C2638" w:rsidRPr="000C2638" w:rsidRDefault="000C2638" w:rsidP="006715CC">
            <w:pPr>
              <w:ind w:firstLine="435"/>
              <w:rPr>
                <w:color w:val="000000"/>
              </w:rPr>
            </w:pPr>
            <w:r w:rsidRPr="000C2638">
              <w:rPr>
                <w:color w:val="000000"/>
              </w:rPr>
              <w:t>Brainstem</w:t>
            </w:r>
          </w:p>
        </w:tc>
        <w:tc>
          <w:tcPr>
            <w:tcW w:w="1526" w:type="dxa"/>
            <w:tcBorders>
              <w:top w:val="nil"/>
              <w:left w:val="nil"/>
              <w:bottom w:val="single" w:sz="8" w:space="0" w:color="auto"/>
              <w:right w:val="nil"/>
            </w:tcBorders>
            <w:shd w:val="clear" w:color="auto" w:fill="auto"/>
            <w:noWrap/>
            <w:vAlign w:val="bottom"/>
            <w:hideMark/>
          </w:tcPr>
          <w:p w14:paraId="26C9E46A" w14:textId="77777777" w:rsidR="000C2638" w:rsidRPr="000C2638" w:rsidRDefault="000C2638" w:rsidP="00AB2A30">
            <w:pPr>
              <w:jc w:val="center"/>
              <w:rPr>
                <w:color w:val="000000"/>
              </w:rPr>
            </w:pPr>
            <w:r w:rsidRPr="000C2638">
              <w:rPr>
                <w:color w:val="000000"/>
              </w:rPr>
              <w:t>78.92±3.23</w:t>
            </w:r>
          </w:p>
        </w:tc>
        <w:tc>
          <w:tcPr>
            <w:tcW w:w="1526" w:type="dxa"/>
            <w:tcBorders>
              <w:top w:val="nil"/>
              <w:left w:val="nil"/>
              <w:bottom w:val="single" w:sz="8" w:space="0" w:color="auto"/>
              <w:right w:val="nil"/>
            </w:tcBorders>
            <w:shd w:val="clear" w:color="auto" w:fill="auto"/>
            <w:noWrap/>
            <w:vAlign w:val="bottom"/>
            <w:hideMark/>
          </w:tcPr>
          <w:p w14:paraId="2A4C8B8E" w14:textId="77777777" w:rsidR="000C2638" w:rsidRPr="000C2638" w:rsidRDefault="000C2638" w:rsidP="00AB2A30">
            <w:pPr>
              <w:jc w:val="center"/>
              <w:rPr>
                <w:color w:val="000000"/>
              </w:rPr>
            </w:pPr>
            <w:r w:rsidRPr="000C2638">
              <w:rPr>
                <w:color w:val="000000"/>
              </w:rPr>
              <w:t>126.08±4.06</w:t>
            </w:r>
          </w:p>
        </w:tc>
        <w:tc>
          <w:tcPr>
            <w:tcW w:w="1526" w:type="dxa"/>
            <w:tcBorders>
              <w:top w:val="nil"/>
              <w:left w:val="nil"/>
              <w:bottom w:val="single" w:sz="8" w:space="0" w:color="auto"/>
              <w:right w:val="nil"/>
            </w:tcBorders>
            <w:shd w:val="clear" w:color="auto" w:fill="auto"/>
            <w:noWrap/>
            <w:vAlign w:val="bottom"/>
            <w:hideMark/>
          </w:tcPr>
          <w:p w14:paraId="55928048" w14:textId="77777777" w:rsidR="000C2638" w:rsidRPr="000C2638" w:rsidRDefault="000C2638" w:rsidP="00AB2A30">
            <w:pPr>
              <w:jc w:val="center"/>
              <w:rPr>
                <w:color w:val="000000"/>
              </w:rPr>
            </w:pPr>
            <w:r w:rsidRPr="000C2638">
              <w:rPr>
                <w:color w:val="000000"/>
              </w:rPr>
              <w:t>108.95±6.69</w:t>
            </w:r>
          </w:p>
        </w:tc>
        <w:tc>
          <w:tcPr>
            <w:tcW w:w="1240" w:type="dxa"/>
            <w:tcBorders>
              <w:top w:val="nil"/>
              <w:left w:val="nil"/>
              <w:bottom w:val="single" w:sz="8" w:space="0" w:color="auto"/>
              <w:right w:val="nil"/>
            </w:tcBorders>
            <w:shd w:val="clear" w:color="auto" w:fill="auto"/>
            <w:noWrap/>
            <w:vAlign w:val="bottom"/>
            <w:hideMark/>
          </w:tcPr>
          <w:p w14:paraId="70501EBF"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single" w:sz="8" w:space="0" w:color="auto"/>
              <w:right w:val="nil"/>
            </w:tcBorders>
            <w:shd w:val="clear" w:color="auto" w:fill="auto"/>
            <w:noWrap/>
            <w:vAlign w:val="bottom"/>
            <w:hideMark/>
          </w:tcPr>
          <w:p w14:paraId="4CB8885C"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single" w:sz="8" w:space="0" w:color="auto"/>
              <w:right w:val="nil"/>
            </w:tcBorders>
            <w:shd w:val="clear" w:color="auto" w:fill="auto"/>
            <w:noWrap/>
            <w:vAlign w:val="bottom"/>
            <w:hideMark/>
          </w:tcPr>
          <w:p w14:paraId="5E541EBE" w14:textId="77777777" w:rsidR="000C2638" w:rsidRPr="000C2638" w:rsidRDefault="000C2638" w:rsidP="00AB2A30">
            <w:pPr>
              <w:jc w:val="center"/>
              <w:rPr>
                <w:color w:val="000000"/>
              </w:rPr>
            </w:pPr>
            <w:r w:rsidRPr="000C2638">
              <w:rPr>
                <w:color w:val="000000"/>
              </w:rPr>
              <w:t>0.0005</w:t>
            </w:r>
          </w:p>
        </w:tc>
        <w:tc>
          <w:tcPr>
            <w:tcW w:w="1431" w:type="dxa"/>
            <w:tcBorders>
              <w:top w:val="nil"/>
              <w:left w:val="nil"/>
              <w:bottom w:val="single" w:sz="8" w:space="0" w:color="auto"/>
              <w:right w:val="nil"/>
            </w:tcBorders>
            <w:shd w:val="clear" w:color="auto" w:fill="auto"/>
            <w:noWrap/>
            <w:vAlign w:val="bottom"/>
            <w:hideMark/>
          </w:tcPr>
          <w:p w14:paraId="5C2C3963" w14:textId="77777777" w:rsidR="000C2638" w:rsidRPr="000C2638" w:rsidRDefault="000C2638" w:rsidP="00AB2A30">
            <w:pPr>
              <w:jc w:val="center"/>
              <w:rPr>
                <w:color w:val="000000"/>
              </w:rPr>
            </w:pPr>
            <w:r w:rsidRPr="000C2638">
              <w:rPr>
                <w:color w:val="000000"/>
              </w:rPr>
              <w:t>0.082</w:t>
            </w:r>
          </w:p>
        </w:tc>
      </w:tr>
    </w:tbl>
    <w:p w14:paraId="751704F7" w14:textId="6FDD1102" w:rsidR="007320E1" w:rsidRPr="0032563E" w:rsidRDefault="00017753" w:rsidP="00AB2A30">
      <w:r>
        <w:br w:type="textWrapping" w:clear="all"/>
      </w:r>
    </w:p>
    <w:p w14:paraId="41B5D0F0" w14:textId="4A267BFB" w:rsidR="002B4FF8" w:rsidRPr="0032563E" w:rsidRDefault="002B4FF8" w:rsidP="00AB2A30">
      <w:r w:rsidRPr="0032563E">
        <w:t xml:space="preserve">Table 1: </w:t>
      </w:r>
      <w:r w:rsidR="000C2638">
        <w:t xml:space="preserve">Normalized </w:t>
      </w:r>
      <w:r w:rsidR="000C2638" w:rsidRPr="0032563E">
        <w:t xml:space="preserve">T1 </w:t>
      </w:r>
      <w:r w:rsidR="000C2638">
        <w:t xml:space="preserve">SI </w:t>
      </w:r>
      <w:r w:rsidR="000C2638" w:rsidRPr="0032563E">
        <w:t xml:space="preserve">ratio of globus pallidus and putamen over the </w:t>
      </w:r>
      <w:r w:rsidR="000C2638">
        <w:t xml:space="preserve">cerebral cortex, cerebral white matter, and </w:t>
      </w:r>
      <w:r w:rsidR="000C2638" w:rsidRPr="0032563E">
        <w:t>brain stem</w:t>
      </w:r>
      <w:r w:rsidR="000C2638">
        <w:t xml:space="preserve"> and non-normalized </w:t>
      </w:r>
      <w:r w:rsidRPr="0032563E">
        <w:t xml:space="preserve">T1 </w:t>
      </w:r>
      <w:r w:rsidR="000C2638">
        <w:t>SI</w:t>
      </w:r>
      <w:r w:rsidRPr="0032563E">
        <w:t xml:space="preserve"> values of </w:t>
      </w:r>
      <w:r w:rsidR="000C2638">
        <w:t>those</w:t>
      </w:r>
      <w:r w:rsidR="000C2638" w:rsidRPr="0032563E">
        <w:t xml:space="preserve"> </w:t>
      </w:r>
      <w:r w:rsidRPr="0032563E">
        <w:t>brain regions (putamen, globus pallidus</w:t>
      </w:r>
      <w:r w:rsidR="000C2638">
        <w:t xml:space="preserve">, </w:t>
      </w:r>
      <w:r w:rsidR="000C2638" w:rsidRPr="0032563E">
        <w:t>cerebral cortex,</w:t>
      </w:r>
      <w:r w:rsidR="000C2638">
        <w:t xml:space="preserve"> </w:t>
      </w:r>
      <w:r w:rsidR="000C2638" w:rsidRPr="0032563E">
        <w:t xml:space="preserve">cerebral WM, </w:t>
      </w:r>
      <w:r w:rsidR="000C2638">
        <w:t xml:space="preserve">and </w:t>
      </w:r>
      <w:r w:rsidR="000C2638" w:rsidRPr="0032563E">
        <w:t>brainstem</w:t>
      </w:r>
      <w:r w:rsidRPr="0032563E">
        <w:t>) show differences among control, NASH and NASH</w:t>
      </w:r>
      <w:r w:rsidR="00701B90" w:rsidRPr="0032563E">
        <w:t>+</w:t>
      </w:r>
      <w:r w:rsidRPr="0032563E">
        <w:t>HE.</w:t>
      </w:r>
    </w:p>
    <w:p w14:paraId="43DBE22A" w14:textId="3FA6A8E8" w:rsidR="00701B90" w:rsidRPr="0032563E" w:rsidRDefault="00701B90" w:rsidP="00AB2A30">
      <w:pPr>
        <w:sectPr w:rsidR="00701B90" w:rsidRPr="0032563E" w:rsidSect="007320E1">
          <w:pgSz w:w="15840" w:h="12240" w:orient="landscape"/>
          <w:pgMar w:top="720" w:right="720" w:bottom="720" w:left="720" w:header="720" w:footer="720" w:gutter="0"/>
          <w:cols w:space="720"/>
          <w:docGrid w:linePitch="360"/>
        </w:sectPr>
      </w:pPr>
    </w:p>
    <w:p w14:paraId="4F8B9B47" w14:textId="04E471CE" w:rsidR="0032563E" w:rsidRDefault="00A40D70" w:rsidP="00AB2A30">
      <w:r>
        <w:rPr>
          <w:noProof/>
        </w:rPr>
        <w:lastRenderedPageBreak/>
        <w:drawing>
          <wp:inline distT="0" distB="0" distL="0" distR="0" wp14:anchorId="76C9A3DB" wp14:editId="47DFBCC7">
            <wp:extent cx="9144000" cy="4456430"/>
            <wp:effectExtent l="0" t="0" r="0"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Ratio_graph_small.tif"/>
                    <pic:cNvPicPr/>
                  </pic:nvPicPr>
                  <pic:blipFill>
                    <a:blip r:embed="rId14" cstate="email">
                      <a:extLst>
                        <a:ext uri="{28A0092B-C50C-407E-A947-70E740481C1C}">
                          <a14:useLocalDpi xmlns:a14="http://schemas.microsoft.com/office/drawing/2010/main"/>
                        </a:ext>
                      </a:extLst>
                    </a:blip>
                    <a:stretch>
                      <a:fillRect/>
                    </a:stretch>
                  </pic:blipFill>
                  <pic:spPr>
                    <a:xfrm>
                      <a:off x="0" y="0"/>
                      <a:ext cx="9144000" cy="4456430"/>
                    </a:xfrm>
                    <a:prstGeom prst="rect">
                      <a:avLst/>
                    </a:prstGeom>
                  </pic:spPr>
                </pic:pic>
              </a:graphicData>
            </a:graphic>
          </wp:inline>
        </w:drawing>
      </w:r>
    </w:p>
    <w:p w14:paraId="7E657188" w14:textId="77777777" w:rsidR="0032563E" w:rsidRDefault="0032563E" w:rsidP="00AB2A30"/>
    <w:p w14:paraId="6974528D" w14:textId="433100BD" w:rsidR="004D6C37" w:rsidRPr="0032563E" w:rsidRDefault="00D67954" w:rsidP="00AB2A30">
      <w:pPr>
        <w:sectPr w:rsidR="004D6C37" w:rsidRPr="0032563E" w:rsidSect="006511A4">
          <w:pgSz w:w="15840" w:h="12240" w:orient="landscape"/>
          <w:pgMar w:top="720" w:right="720" w:bottom="720" w:left="720" w:header="720" w:footer="720" w:gutter="0"/>
          <w:cols w:space="720"/>
          <w:docGrid w:linePitch="360"/>
        </w:sectPr>
      </w:pPr>
      <w:r w:rsidRPr="0032563E">
        <w:t xml:space="preserve">Figure </w:t>
      </w:r>
      <w:r w:rsidR="0032563E">
        <w:t>2</w:t>
      </w:r>
      <w:r w:rsidRPr="0032563E">
        <w:t xml:space="preserve">: </w:t>
      </w:r>
      <w:r w:rsidR="000C2638">
        <w:t xml:space="preserve">Normalized </w:t>
      </w:r>
      <w:r w:rsidRPr="0032563E">
        <w:t xml:space="preserve">T1 </w:t>
      </w:r>
      <w:r w:rsidR="000C2638">
        <w:t>SI</w:t>
      </w:r>
      <w:r w:rsidRPr="0032563E">
        <w:t xml:space="preserve"> </w:t>
      </w:r>
      <w:r w:rsidR="000C2638">
        <w:t>of</w:t>
      </w:r>
      <w:r w:rsidRPr="0032563E">
        <w:t xml:space="preserve"> globus pallidus </w:t>
      </w:r>
      <w:r w:rsidR="000C2638">
        <w:t xml:space="preserve">and putamen </w:t>
      </w:r>
      <w:r w:rsidRPr="0032563E">
        <w:t xml:space="preserve">with respect to </w:t>
      </w:r>
      <w:r w:rsidR="000C2638">
        <w:t xml:space="preserve">cerebral cortex, cerebral white matter and </w:t>
      </w:r>
      <w:r w:rsidRPr="0032563E">
        <w:t>brainstem</w:t>
      </w:r>
      <w:r w:rsidR="0037276A">
        <w:t xml:space="preserve"> after adjusted for false discover rate</w:t>
      </w:r>
      <w:r w:rsidR="000C2638">
        <w:t>.</w:t>
      </w:r>
    </w:p>
    <w:p w14:paraId="4E17226B" w14:textId="49F62A8D" w:rsidR="00D67954" w:rsidRPr="0032563E" w:rsidRDefault="00A40D70" w:rsidP="00AB2A30">
      <w:r>
        <w:rPr>
          <w:noProof/>
        </w:rPr>
        <w:lastRenderedPageBreak/>
        <w:drawing>
          <wp:inline distT="0" distB="0" distL="0" distR="0" wp14:anchorId="0B4E5394" wp14:editId="52950E7A">
            <wp:extent cx="9144000" cy="4433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_graph_small.tif"/>
                    <pic:cNvPicPr/>
                  </pic:nvPicPr>
                  <pic:blipFill>
                    <a:blip r:embed="rId15" cstate="email">
                      <a:extLst>
                        <a:ext uri="{28A0092B-C50C-407E-A947-70E740481C1C}">
                          <a14:useLocalDpi xmlns:a14="http://schemas.microsoft.com/office/drawing/2010/main"/>
                        </a:ext>
                      </a:extLst>
                    </a:blip>
                    <a:stretch>
                      <a:fillRect/>
                    </a:stretch>
                  </pic:blipFill>
                  <pic:spPr>
                    <a:xfrm>
                      <a:off x="0" y="0"/>
                      <a:ext cx="9144000" cy="4433570"/>
                    </a:xfrm>
                    <a:prstGeom prst="rect">
                      <a:avLst/>
                    </a:prstGeom>
                  </pic:spPr>
                </pic:pic>
              </a:graphicData>
            </a:graphic>
          </wp:inline>
        </w:drawing>
      </w:r>
    </w:p>
    <w:p w14:paraId="68904A6B" w14:textId="77777777" w:rsidR="00D67954" w:rsidRPr="0032563E" w:rsidRDefault="00D67954" w:rsidP="00AB2A30"/>
    <w:p w14:paraId="1EF16A31" w14:textId="6D59971F" w:rsidR="00713F2A" w:rsidRPr="0032563E" w:rsidRDefault="00D67954" w:rsidP="00AB2A30">
      <w:r w:rsidRPr="0032563E">
        <w:t xml:space="preserve">Figure </w:t>
      </w:r>
      <w:r w:rsidR="0032563E">
        <w:t>3</w:t>
      </w:r>
      <w:r w:rsidRPr="0032563E">
        <w:t xml:space="preserve">: </w:t>
      </w:r>
      <w:r w:rsidR="00A40D70">
        <w:t>Signal intensity without normalization from five regions of interest: putamen (A), globus pallidus (B), cerebral cortex (C</w:t>
      </w:r>
      <w:r w:rsidR="000C2638">
        <w:t>), cerebral</w:t>
      </w:r>
      <w:r w:rsidR="00A40D70">
        <w:t xml:space="preserve"> white matter (D), and brainstem (E</w:t>
      </w:r>
      <w:proofErr w:type="gramStart"/>
      <w:r w:rsidR="00A40D70">
        <w:t>)</w:t>
      </w:r>
      <w:r w:rsidR="0037276A">
        <w:t xml:space="preserve"> </w:t>
      </w:r>
      <w:r w:rsidR="00D4408B">
        <w:t>.</w:t>
      </w:r>
      <w:proofErr w:type="gramEnd"/>
      <w:r w:rsidR="00D4408B">
        <w:t xml:space="preserve"> p values </w:t>
      </w:r>
      <w:r w:rsidR="0037276A">
        <w:t>adjusted for false discover rate</w:t>
      </w:r>
      <w:r w:rsidR="00A40D70">
        <w:t xml:space="preserve">. </w:t>
      </w:r>
    </w:p>
    <w:p w14:paraId="1E50F667" w14:textId="77777777" w:rsidR="00DA0A17" w:rsidRPr="0032563E" w:rsidRDefault="00DA0A17" w:rsidP="00AB2A30"/>
    <w:p w14:paraId="55B5C627" w14:textId="230983D1" w:rsidR="005E2131" w:rsidRPr="0032563E" w:rsidRDefault="005E2131" w:rsidP="00AB2A30">
      <w:r w:rsidRPr="0032563E">
        <w:br w:type="page"/>
      </w:r>
    </w:p>
    <w:p w14:paraId="788CDD19" w14:textId="77777777" w:rsidR="00D67954" w:rsidRPr="0032563E" w:rsidRDefault="00D67954" w:rsidP="00AB2A30">
      <w:pPr>
        <w:sectPr w:rsidR="00D67954" w:rsidRPr="0032563E" w:rsidSect="00701B90">
          <w:pgSz w:w="15840" w:h="12240" w:orient="landscape"/>
          <w:pgMar w:top="720" w:right="720" w:bottom="720" w:left="720" w:header="720" w:footer="720" w:gutter="0"/>
          <w:cols w:space="720"/>
          <w:docGrid w:linePitch="360"/>
        </w:sectPr>
      </w:pPr>
    </w:p>
    <w:tbl>
      <w:tblPr>
        <w:tblW w:w="8010" w:type="dxa"/>
        <w:jc w:val="center"/>
        <w:tblLayout w:type="fixed"/>
        <w:tblLook w:val="04A0" w:firstRow="1" w:lastRow="0" w:firstColumn="1" w:lastColumn="0" w:noHBand="0" w:noVBand="1"/>
      </w:tblPr>
      <w:tblGrid>
        <w:gridCol w:w="2713"/>
        <w:gridCol w:w="527"/>
        <w:gridCol w:w="1260"/>
        <w:gridCol w:w="1080"/>
        <w:gridCol w:w="2430"/>
      </w:tblGrid>
      <w:tr w:rsidR="0037276A" w:rsidRPr="003D5A61" w14:paraId="5ED4EE27"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6F84A269" w14:textId="77777777" w:rsidR="000C2638" w:rsidRPr="003D5A61" w:rsidRDefault="000C2638" w:rsidP="00AB2A30"/>
        </w:tc>
        <w:tc>
          <w:tcPr>
            <w:tcW w:w="2867" w:type="dxa"/>
            <w:gridSpan w:val="3"/>
            <w:tcBorders>
              <w:top w:val="nil"/>
              <w:left w:val="nil"/>
              <w:bottom w:val="nil"/>
              <w:right w:val="nil"/>
            </w:tcBorders>
            <w:shd w:val="clear" w:color="auto" w:fill="auto"/>
            <w:noWrap/>
            <w:vAlign w:val="bottom"/>
            <w:hideMark/>
          </w:tcPr>
          <w:p w14:paraId="4E577E98" w14:textId="09036FC1" w:rsidR="000C2638" w:rsidRPr="003D5A61" w:rsidRDefault="000C2638" w:rsidP="00AB2A30">
            <w:pPr>
              <w:jc w:val="center"/>
              <w:rPr>
                <w:color w:val="000000"/>
              </w:rPr>
            </w:pPr>
            <w:r w:rsidRPr="003D5A61">
              <w:rPr>
                <w:color w:val="000000"/>
              </w:rPr>
              <w:t>[Ins]</w:t>
            </w:r>
            <w:r w:rsidRPr="003D5A61">
              <w:rPr>
                <w:color w:val="000000"/>
                <w:vertAlign w:val="superscript"/>
              </w:rPr>
              <w:t>a</w:t>
            </w:r>
          </w:p>
        </w:tc>
        <w:tc>
          <w:tcPr>
            <w:tcW w:w="2430" w:type="dxa"/>
            <w:tcBorders>
              <w:top w:val="nil"/>
              <w:left w:val="nil"/>
              <w:bottom w:val="nil"/>
              <w:right w:val="nil"/>
            </w:tcBorders>
            <w:shd w:val="clear" w:color="auto" w:fill="auto"/>
            <w:vAlign w:val="bottom"/>
            <w:hideMark/>
          </w:tcPr>
          <w:p w14:paraId="0DA06F27" w14:textId="63E2E254" w:rsidR="000C2638" w:rsidRPr="003D5A61" w:rsidRDefault="000C2638" w:rsidP="00AB2A30">
            <w:pPr>
              <w:jc w:val="center"/>
              <w:rPr>
                <w:color w:val="000000"/>
              </w:rPr>
            </w:pPr>
            <w:r w:rsidRPr="003D5A61">
              <w:rPr>
                <w:color w:val="000000"/>
              </w:rPr>
              <w:t xml:space="preserve">NASH vs </w:t>
            </w:r>
            <w:proofErr w:type="spellStart"/>
            <w:r w:rsidRPr="003D5A61">
              <w:rPr>
                <w:color w:val="000000"/>
              </w:rPr>
              <w:t>NASH+HE</w:t>
            </w:r>
            <w:r w:rsidRPr="003D5A61">
              <w:rPr>
                <w:color w:val="000000"/>
                <w:vertAlign w:val="superscript"/>
              </w:rPr>
              <w:t>b</w:t>
            </w:r>
            <w:proofErr w:type="spellEnd"/>
          </w:p>
        </w:tc>
      </w:tr>
      <w:tr w:rsidR="0037276A" w:rsidRPr="003D5A61" w14:paraId="7F49A038"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9C136D8" w14:textId="77777777" w:rsidR="000C2638" w:rsidRPr="003D5A61" w:rsidRDefault="000C2638" w:rsidP="00AB2A30">
            <w:pPr>
              <w:rPr>
                <w:color w:val="000000"/>
              </w:rPr>
            </w:pPr>
            <w:r w:rsidRPr="003D5A61">
              <w:rPr>
                <w:color w:val="000000"/>
              </w:rPr>
              <w:t> </w:t>
            </w:r>
          </w:p>
        </w:tc>
        <w:tc>
          <w:tcPr>
            <w:tcW w:w="527" w:type="dxa"/>
            <w:tcBorders>
              <w:top w:val="nil"/>
              <w:left w:val="nil"/>
              <w:bottom w:val="single" w:sz="8" w:space="0" w:color="auto"/>
              <w:right w:val="nil"/>
            </w:tcBorders>
            <w:shd w:val="clear" w:color="auto" w:fill="auto"/>
            <w:noWrap/>
            <w:vAlign w:val="bottom"/>
            <w:hideMark/>
          </w:tcPr>
          <w:p w14:paraId="7461CCCA" w14:textId="77777777" w:rsidR="000C2638" w:rsidRPr="003D5A61" w:rsidRDefault="000C2638" w:rsidP="00AB2A30">
            <w:pPr>
              <w:jc w:val="center"/>
              <w:rPr>
                <w:color w:val="000000"/>
              </w:rPr>
            </w:pPr>
            <w:r w:rsidRPr="003D5A61">
              <w:rPr>
                <w:color w:val="000000"/>
              </w:rPr>
              <w:t>r</w:t>
            </w:r>
            <w:r w:rsidRPr="003D5A61">
              <w:rPr>
                <w:color w:val="000000"/>
                <w:vertAlign w:val="superscript"/>
              </w:rPr>
              <w:t>2</w:t>
            </w:r>
          </w:p>
        </w:tc>
        <w:tc>
          <w:tcPr>
            <w:tcW w:w="1260" w:type="dxa"/>
            <w:tcBorders>
              <w:top w:val="nil"/>
              <w:left w:val="nil"/>
              <w:bottom w:val="single" w:sz="8" w:space="0" w:color="auto"/>
              <w:right w:val="nil"/>
            </w:tcBorders>
            <w:shd w:val="clear" w:color="auto" w:fill="auto"/>
            <w:noWrap/>
            <w:vAlign w:val="bottom"/>
            <w:hideMark/>
          </w:tcPr>
          <w:p w14:paraId="66FA56CB" w14:textId="77777777" w:rsidR="000C2638" w:rsidRPr="003D5A61" w:rsidRDefault="000C2638" w:rsidP="00AB2A30">
            <w:pPr>
              <w:jc w:val="center"/>
              <w:rPr>
                <w:color w:val="000000"/>
              </w:rPr>
            </w:pPr>
            <w:proofErr w:type="spellStart"/>
            <w:r w:rsidRPr="003D5A61">
              <w:rPr>
                <w:color w:val="000000"/>
              </w:rPr>
              <w:t>pe±se</w:t>
            </w:r>
            <w:proofErr w:type="spellEnd"/>
          </w:p>
        </w:tc>
        <w:tc>
          <w:tcPr>
            <w:tcW w:w="1080" w:type="dxa"/>
            <w:tcBorders>
              <w:top w:val="nil"/>
              <w:left w:val="nil"/>
              <w:bottom w:val="single" w:sz="8" w:space="0" w:color="auto"/>
              <w:right w:val="nil"/>
            </w:tcBorders>
            <w:shd w:val="clear" w:color="auto" w:fill="auto"/>
            <w:noWrap/>
            <w:vAlign w:val="bottom"/>
            <w:hideMark/>
          </w:tcPr>
          <w:p w14:paraId="2CE09BDD" w14:textId="77777777" w:rsidR="000C2638" w:rsidRPr="003D5A61" w:rsidRDefault="000C2638" w:rsidP="00AB2A30">
            <w:pPr>
              <w:jc w:val="center"/>
              <w:rPr>
                <w:color w:val="000000"/>
              </w:rPr>
            </w:pPr>
            <w:r w:rsidRPr="003D5A61">
              <w:rPr>
                <w:color w:val="000000"/>
              </w:rPr>
              <w:t>p-value</w:t>
            </w:r>
          </w:p>
        </w:tc>
        <w:tc>
          <w:tcPr>
            <w:tcW w:w="2430" w:type="dxa"/>
            <w:tcBorders>
              <w:top w:val="nil"/>
              <w:left w:val="nil"/>
              <w:bottom w:val="single" w:sz="8" w:space="0" w:color="auto"/>
              <w:right w:val="nil"/>
            </w:tcBorders>
            <w:shd w:val="clear" w:color="auto" w:fill="auto"/>
            <w:noWrap/>
            <w:vAlign w:val="bottom"/>
            <w:hideMark/>
          </w:tcPr>
          <w:p w14:paraId="3FC83943" w14:textId="77777777" w:rsidR="000C2638" w:rsidRPr="003D5A61" w:rsidRDefault="000C2638" w:rsidP="00AB2A30">
            <w:pPr>
              <w:jc w:val="center"/>
              <w:rPr>
                <w:color w:val="000000"/>
              </w:rPr>
            </w:pPr>
            <w:r w:rsidRPr="003D5A61">
              <w:rPr>
                <w:color w:val="000000"/>
              </w:rPr>
              <w:t>ANOVA</w:t>
            </w:r>
          </w:p>
        </w:tc>
      </w:tr>
      <w:tr w:rsidR="0037276A" w:rsidRPr="003D5A61" w14:paraId="31F9DD34" w14:textId="77777777" w:rsidTr="0037276A">
        <w:trPr>
          <w:trHeight w:val="252"/>
          <w:jc w:val="center"/>
        </w:trPr>
        <w:tc>
          <w:tcPr>
            <w:tcW w:w="2713" w:type="dxa"/>
            <w:tcBorders>
              <w:top w:val="nil"/>
              <w:left w:val="nil"/>
              <w:bottom w:val="nil"/>
              <w:right w:val="nil"/>
            </w:tcBorders>
            <w:shd w:val="clear" w:color="auto" w:fill="auto"/>
            <w:noWrap/>
            <w:vAlign w:val="bottom"/>
          </w:tcPr>
          <w:p w14:paraId="1CA606C3" w14:textId="317E38DE" w:rsidR="0037276A" w:rsidRPr="003D5A61" w:rsidRDefault="0037276A" w:rsidP="00AB2A30">
            <w:pPr>
              <w:rPr>
                <w:color w:val="000000"/>
              </w:rPr>
            </w:pPr>
            <w:r>
              <w:rPr>
                <w:color w:val="000000"/>
              </w:rPr>
              <w:t>Non-normalized T1 SI</w:t>
            </w:r>
          </w:p>
        </w:tc>
        <w:tc>
          <w:tcPr>
            <w:tcW w:w="527" w:type="dxa"/>
            <w:tcBorders>
              <w:top w:val="nil"/>
              <w:left w:val="nil"/>
              <w:bottom w:val="nil"/>
              <w:right w:val="nil"/>
            </w:tcBorders>
            <w:shd w:val="clear" w:color="auto" w:fill="auto"/>
            <w:noWrap/>
            <w:vAlign w:val="bottom"/>
          </w:tcPr>
          <w:p w14:paraId="285E366A" w14:textId="77777777" w:rsidR="0037276A" w:rsidRPr="003D5A61" w:rsidRDefault="0037276A" w:rsidP="00AB2A30">
            <w:pPr>
              <w:jc w:val="center"/>
              <w:rPr>
                <w:color w:val="000000"/>
              </w:rPr>
            </w:pPr>
          </w:p>
        </w:tc>
        <w:tc>
          <w:tcPr>
            <w:tcW w:w="1260" w:type="dxa"/>
            <w:tcBorders>
              <w:top w:val="nil"/>
              <w:left w:val="nil"/>
              <w:bottom w:val="nil"/>
              <w:right w:val="nil"/>
            </w:tcBorders>
            <w:shd w:val="clear" w:color="auto" w:fill="auto"/>
            <w:noWrap/>
            <w:vAlign w:val="bottom"/>
          </w:tcPr>
          <w:p w14:paraId="415A569A" w14:textId="77777777" w:rsidR="0037276A" w:rsidRPr="003D5A61" w:rsidRDefault="0037276A" w:rsidP="00AB2A30">
            <w:pPr>
              <w:jc w:val="center"/>
              <w:rPr>
                <w:color w:val="000000"/>
              </w:rPr>
            </w:pPr>
          </w:p>
        </w:tc>
        <w:tc>
          <w:tcPr>
            <w:tcW w:w="1080" w:type="dxa"/>
            <w:tcBorders>
              <w:top w:val="nil"/>
              <w:left w:val="nil"/>
              <w:bottom w:val="nil"/>
              <w:right w:val="nil"/>
            </w:tcBorders>
            <w:shd w:val="clear" w:color="auto" w:fill="auto"/>
            <w:noWrap/>
            <w:vAlign w:val="bottom"/>
          </w:tcPr>
          <w:p w14:paraId="41B92078" w14:textId="77777777" w:rsidR="0037276A" w:rsidRPr="003D5A61" w:rsidRDefault="0037276A" w:rsidP="00AB2A30">
            <w:pPr>
              <w:jc w:val="center"/>
              <w:rPr>
                <w:color w:val="000000"/>
              </w:rPr>
            </w:pPr>
          </w:p>
        </w:tc>
        <w:tc>
          <w:tcPr>
            <w:tcW w:w="2430" w:type="dxa"/>
            <w:tcBorders>
              <w:top w:val="nil"/>
              <w:left w:val="nil"/>
              <w:bottom w:val="nil"/>
              <w:right w:val="nil"/>
            </w:tcBorders>
            <w:shd w:val="clear" w:color="auto" w:fill="auto"/>
            <w:noWrap/>
            <w:vAlign w:val="bottom"/>
          </w:tcPr>
          <w:p w14:paraId="761F8337" w14:textId="77777777" w:rsidR="0037276A" w:rsidRPr="003D5A61" w:rsidRDefault="0037276A" w:rsidP="00AB2A30">
            <w:pPr>
              <w:jc w:val="center"/>
              <w:rPr>
                <w:color w:val="000000"/>
              </w:rPr>
            </w:pPr>
          </w:p>
        </w:tc>
      </w:tr>
      <w:tr w:rsidR="0037276A" w:rsidRPr="003D5A61" w14:paraId="54FFCC20"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6947F3A" w14:textId="77777777" w:rsidR="000C2638" w:rsidRPr="003D5A61" w:rsidRDefault="000C2638" w:rsidP="00AB2A30">
            <w:pPr>
              <w:jc w:val="right"/>
              <w:rPr>
                <w:color w:val="000000"/>
              </w:rPr>
            </w:pPr>
            <w:r w:rsidRPr="003D5A61">
              <w:rPr>
                <w:color w:val="000000"/>
              </w:rPr>
              <w:t>Putamen</w:t>
            </w:r>
          </w:p>
        </w:tc>
        <w:tc>
          <w:tcPr>
            <w:tcW w:w="527" w:type="dxa"/>
            <w:tcBorders>
              <w:top w:val="nil"/>
              <w:left w:val="nil"/>
              <w:bottom w:val="nil"/>
              <w:right w:val="nil"/>
            </w:tcBorders>
            <w:shd w:val="clear" w:color="auto" w:fill="auto"/>
            <w:noWrap/>
            <w:vAlign w:val="bottom"/>
            <w:hideMark/>
          </w:tcPr>
          <w:p w14:paraId="49E1A9B7" w14:textId="77777777" w:rsidR="000C2638" w:rsidRPr="003D5A61" w:rsidRDefault="000C2638" w:rsidP="00AB2A30">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71389C8E" w14:textId="77777777" w:rsidR="000C2638" w:rsidRPr="003D5A61" w:rsidRDefault="000C2638" w:rsidP="00AB2A30">
            <w:pPr>
              <w:jc w:val="center"/>
              <w:rPr>
                <w:color w:val="000000"/>
              </w:rPr>
            </w:pPr>
            <w:r w:rsidRPr="003D5A61">
              <w:rPr>
                <w:color w:val="000000"/>
              </w:rPr>
              <w:t>51.6±12.7</w:t>
            </w:r>
          </w:p>
        </w:tc>
        <w:tc>
          <w:tcPr>
            <w:tcW w:w="1080" w:type="dxa"/>
            <w:tcBorders>
              <w:top w:val="nil"/>
              <w:left w:val="nil"/>
              <w:bottom w:val="nil"/>
              <w:right w:val="nil"/>
            </w:tcBorders>
            <w:shd w:val="clear" w:color="auto" w:fill="auto"/>
            <w:noWrap/>
            <w:vAlign w:val="bottom"/>
            <w:hideMark/>
          </w:tcPr>
          <w:p w14:paraId="23DAF3F1" w14:textId="77777777" w:rsidR="000C2638" w:rsidRPr="003D5A61" w:rsidRDefault="000C2638" w:rsidP="00AB2A30">
            <w:pPr>
              <w:jc w:val="center"/>
              <w:rPr>
                <w:color w:val="000000"/>
              </w:rPr>
            </w:pPr>
            <w:r w:rsidRPr="003D5A61">
              <w:rPr>
                <w:color w:val="000000"/>
              </w:rPr>
              <w:t>0.0005</w:t>
            </w:r>
          </w:p>
        </w:tc>
        <w:tc>
          <w:tcPr>
            <w:tcW w:w="2430" w:type="dxa"/>
            <w:tcBorders>
              <w:top w:val="nil"/>
              <w:left w:val="nil"/>
              <w:bottom w:val="nil"/>
              <w:right w:val="nil"/>
            </w:tcBorders>
            <w:shd w:val="clear" w:color="auto" w:fill="auto"/>
            <w:noWrap/>
            <w:vAlign w:val="bottom"/>
            <w:hideMark/>
          </w:tcPr>
          <w:p w14:paraId="21CD1DE0" w14:textId="309AB50F" w:rsidR="000C2638" w:rsidRPr="003D5A61" w:rsidRDefault="00FD2D4D" w:rsidP="00AB2A30">
            <w:pPr>
              <w:jc w:val="center"/>
              <w:rPr>
                <w:color w:val="000000"/>
              </w:rPr>
            </w:pPr>
            <w:r>
              <w:rPr>
                <w:color w:val="000000"/>
              </w:rPr>
              <w:t>0.99</w:t>
            </w:r>
          </w:p>
        </w:tc>
      </w:tr>
      <w:tr w:rsidR="0037276A" w:rsidRPr="003D5A61" w14:paraId="72125F34"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7446D8D7" w14:textId="77777777" w:rsidR="000C2638" w:rsidRPr="003D5A61" w:rsidRDefault="000C2638" w:rsidP="00AB2A30">
            <w:pPr>
              <w:jc w:val="right"/>
              <w:rPr>
                <w:color w:val="000000"/>
              </w:rPr>
            </w:pPr>
            <w:r w:rsidRPr="003D5A61">
              <w:rPr>
                <w:color w:val="000000"/>
              </w:rPr>
              <w:t>Globus Pallidus</w:t>
            </w:r>
          </w:p>
        </w:tc>
        <w:tc>
          <w:tcPr>
            <w:tcW w:w="527" w:type="dxa"/>
            <w:tcBorders>
              <w:top w:val="nil"/>
              <w:left w:val="nil"/>
              <w:bottom w:val="nil"/>
              <w:right w:val="nil"/>
            </w:tcBorders>
            <w:shd w:val="clear" w:color="auto" w:fill="auto"/>
            <w:noWrap/>
            <w:vAlign w:val="bottom"/>
            <w:hideMark/>
          </w:tcPr>
          <w:p w14:paraId="5CF99B8D" w14:textId="77777777" w:rsidR="000C2638" w:rsidRPr="003D5A61" w:rsidRDefault="000C2638" w:rsidP="00AB2A30">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6ED15C57" w14:textId="77777777" w:rsidR="000C2638" w:rsidRPr="003D5A61" w:rsidRDefault="000C2638" w:rsidP="00AB2A30">
            <w:pPr>
              <w:jc w:val="center"/>
              <w:rPr>
                <w:color w:val="000000"/>
              </w:rPr>
            </w:pPr>
            <w:r w:rsidRPr="003D5A61">
              <w:rPr>
                <w:color w:val="000000"/>
              </w:rPr>
              <w:t>61.8±16</w:t>
            </w:r>
          </w:p>
        </w:tc>
        <w:tc>
          <w:tcPr>
            <w:tcW w:w="1080" w:type="dxa"/>
            <w:tcBorders>
              <w:top w:val="nil"/>
              <w:left w:val="nil"/>
              <w:bottom w:val="nil"/>
              <w:right w:val="nil"/>
            </w:tcBorders>
            <w:shd w:val="clear" w:color="auto" w:fill="auto"/>
            <w:noWrap/>
            <w:vAlign w:val="bottom"/>
            <w:hideMark/>
          </w:tcPr>
          <w:p w14:paraId="70D079ED" w14:textId="77777777" w:rsidR="000C2638" w:rsidRPr="003D5A61" w:rsidRDefault="000C2638" w:rsidP="00AB2A30">
            <w:pPr>
              <w:jc w:val="center"/>
              <w:rPr>
                <w:color w:val="000000"/>
              </w:rPr>
            </w:pPr>
            <w:r w:rsidRPr="003D5A61">
              <w:rPr>
                <w:color w:val="000000"/>
              </w:rPr>
              <w:t>0.001</w:t>
            </w:r>
          </w:p>
        </w:tc>
        <w:tc>
          <w:tcPr>
            <w:tcW w:w="2430" w:type="dxa"/>
            <w:tcBorders>
              <w:top w:val="nil"/>
              <w:left w:val="nil"/>
              <w:bottom w:val="nil"/>
              <w:right w:val="nil"/>
            </w:tcBorders>
            <w:shd w:val="clear" w:color="auto" w:fill="auto"/>
            <w:noWrap/>
            <w:vAlign w:val="bottom"/>
            <w:hideMark/>
          </w:tcPr>
          <w:p w14:paraId="08E270E9" w14:textId="3A20E06F" w:rsidR="000C2638" w:rsidRPr="003D5A61" w:rsidRDefault="000C2638" w:rsidP="00AB2A30">
            <w:pPr>
              <w:jc w:val="center"/>
              <w:rPr>
                <w:color w:val="000000"/>
              </w:rPr>
            </w:pPr>
            <w:r w:rsidRPr="003D5A61">
              <w:rPr>
                <w:color w:val="000000"/>
              </w:rPr>
              <w:t>0.5</w:t>
            </w:r>
            <w:r w:rsidR="00FD2D4D">
              <w:rPr>
                <w:color w:val="000000"/>
              </w:rPr>
              <w:t>0</w:t>
            </w:r>
          </w:p>
        </w:tc>
      </w:tr>
      <w:tr w:rsidR="0037276A" w:rsidRPr="003D5A61" w14:paraId="24EDAB3B"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5DB2F72" w14:textId="77777777" w:rsidR="000C2638" w:rsidRPr="003D5A61" w:rsidRDefault="000C2638" w:rsidP="00AB2A30">
            <w:pPr>
              <w:jc w:val="right"/>
              <w:rPr>
                <w:color w:val="000000"/>
              </w:rPr>
            </w:pPr>
            <w:r w:rsidRPr="003D5A61">
              <w:rPr>
                <w:color w:val="000000"/>
              </w:rPr>
              <w:t>Cerebral Cortex</w:t>
            </w:r>
          </w:p>
        </w:tc>
        <w:tc>
          <w:tcPr>
            <w:tcW w:w="527" w:type="dxa"/>
            <w:tcBorders>
              <w:top w:val="nil"/>
              <w:left w:val="nil"/>
              <w:bottom w:val="nil"/>
              <w:right w:val="nil"/>
            </w:tcBorders>
            <w:shd w:val="clear" w:color="auto" w:fill="auto"/>
            <w:noWrap/>
            <w:vAlign w:val="bottom"/>
            <w:hideMark/>
          </w:tcPr>
          <w:p w14:paraId="04B81570" w14:textId="77777777" w:rsidR="000C2638" w:rsidRPr="003D5A61" w:rsidRDefault="000C2638" w:rsidP="00AB2A30">
            <w:pPr>
              <w:jc w:val="center"/>
              <w:rPr>
                <w:color w:val="000000"/>
              </w:rPr>
            </w:pPr>
            <w:r w:rsidRPr="003D5A61">
              <w:rPr>
                <w:color w:val="000000"/>
              </w:rPr>
              <w:t>0.6</w:t>
            </w:r>
          </w:p>
        </w:tc>
        <w:tc>
          <w:tcPr>
            <w:tcW w:w="1260" w:type="dxa"/>
            <w:tcBorders>
              <w:top w:val="nil"/>
              <w:left w:val="nil"/>
              <w:bottom w:val="nil"/>
              <w:right w:val="nil"/>
            </w:tcBorders>
            <w:shd w:val="clear" w:color="auto" w:fill="auto"/>
            <w:noWrap/>
            <w:vAlign w:val="bottom"/>
            <w:hideMark/>
          </w:tcPr>
          <w:p w14:paraId="251B282E" w14:textId="77777777" w:rsidR="000C2638" w:rsidRPr="003D5A61" w:rsidRDefault="000C2638" w:rsidP="00AB2A30">
            <w:pPr>
              <w:jc w:val="center"/>
              <w:rPr>
                <w:color w:val="000000"/>
              </w:rPr>
            </w:pPr>
            <w:r w:rsidRPr="003D5A61">
              <w:rPr>
                <w:color w:val="000000"/>
              </w:rPr>
              <w:t>48.7±10.1</w:t>
            </w:r>
          </w:p>
        </w:tc>
        <w:tc>
          <w:tcPr>
            <w:tcW w:w="1080" w:type="dxa"/>
            <w:tcBorders>
              <w:top w:val="nil"/>
              <w:left w:val="nil"/>
              <w:bottom w:val="nil"/>
              <w:right w:val="nil"/>
            </w:tcBorders>
            <w:shd w:val="clear" w:color="auto" w:fill="auto"/>
            <w:noWrap/>
            <w:vAlign w:val="bottom"/>
            <w:hideMark/>
          </w:tcPr>
          <w:p w14:paraId="1DE132EC" w14:textId="77777777" w:rsidR="000C2638" w:rsidRPr="003D5A61" w:rsidRDefault="000C2638" w:rsidP="00AB2A30">
            <w:pPr>
              <w:jc w:val="center"/>
              <w:rPr>
                <w:color w:val="000000"/>
              </w:rPr>
            </w:pPr>
            <w:r w:rsidRPr="003D5A61">
              <w:rPr>
                <w:color w:val="000000"/>
              </w:rPr>
              <w:t>&lt;0.0001</w:t>
            </w:r>
          </w:p>
        </w:tc>
        <w:tc>
          <w:tcPr>
            <w:tcW w:w="2430" w:type="dxa"/>
            <w:tcBorders>
              <w:top w:val="nil"/>
              <w:left w:val="nil"/>
              <w:bottom w:val="nil"/>
              <w:right w:val="nil"/>
            </w:tcBorders>
            <w:shd w:val="clear" w:color="auto" w:fill="auto"/>
            <w:noWrap/>
            <w:vAlign w:val="bottom"/>
            <w:hideMark/>
          </w:tcPr>
          <w:p w14:paraId="636B42C7" w14:textId="2721D1D8" w:rsidR="000C2638" w:rsidRPr="003D5A61" w:rsidRDefault="00FD2D4D" w:rsidP="00AB2A30">
            <w:pPr>
              <w:jc w:val="center"/>
              <w:rPr>
                <w:color w:val="000000"/>
              </w:rPr>
            </w:pPr>
            <w:r>
              <w:rPr>
                <w:color w:val="000000"/>
              </w:rPr>
              <w:t>0.99</w:t>
            </w:r>
          </w:p>
        </w:tc>
      </w:tr>
      <w:tr w:rsidR="0037276A" w:rsidRPr="003D5A61" w14:paraId="7730EC11"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CCEAF3B" w14:textId="77777777" w:rsidR="000C2638" w:rsidRPr="003D5A61" w:rsidRDefault="000C2638" w:rsidP="00AB2A30">
            <w:pPr>
              <w:jc w:val="right"/>
              <w:rPr>
                <w:color w:val="000000"/>
              </w:rPr>
            </w:pPr>
            <w:r w:rsidRPr="003D5A61">
              <w:rPr>
                <w:color w:val="000000"/>
              </w:rPr>
              <w:t>Cerebral WM</w:t>
            </w:r>
          </w:p>
        </w:tc>
        <w:tc>
          <w:tcPr>
            <w:tcW w:w="527" w:type="dxa"/>
            <w:tcBorders>
              <w:top w:val="nil"/>
              <w:left w:val="nil"/>
              <w:bottom w:val="nil"/>
              <w:right w:val="nil"/>
            </w:tcBorders>
            <w:shd w:val="clear" w:color="auto" w:fill="auto"/>
            <w:noWrap/>
            <w:vAlign w:val="bottom"/>
            <w:hideMark/>
          </w:tcPr>
          <w:p w14:paraId="30253823" w14:textId="77777777" w:rsidR="000C2638" w:rsidRPr="003D5A61" w:rsidRDefault="000C2638" w:rsidP="00AB2A30">
            <w:pPr>
              <w:jc w:val="center"/>
              <w:rPr>
                <w:color w:val="000000"/>
              </w:rPr>
            </w:pPr>
            <w:r w:rsidRPr="003D5A61">
              <w:rPr>
                <w:color w:val="000000"/>
              </w:rPr>
              <w:t>0.5</w:t>
            </w:r>
          </w:p>
        </w:tc>
        <w:tc>
          <w:tcPr>
            <w:tcW w:w="1260" w:type="dxa"/>
            <w:tcBorders>
              <w:top w:val="nil"/>
              <w:left w:val="nil"/>
              <w:bottom w:val="nil"/>
              <w:right w:val="nil"/>
            </w:tcBorders>
            <w:shd w:val="clear" w:color="auto" w:fill="auto"/>
            <w:noWrap/>
            <w:vAlign w:val="bottom"/>
            <w:hideMark/>
          </w:tcPr>
          <w:p w14:paraId="1EE7580E" w14:textId="77777777" w:rsidR="000C2638" w:rsidRPr="003D5A61" w:rsidRDefault="000C2638" w:rsidP="00AB2A30">
            <w:pPr>
              <w:jc w:val="center"/>
              <w:rPr>
                <w:color w:val="000000"/>
              </w:rPr>
            </w:pPr>
            <w:r w:rsidRPr="003D5A61">
              <w:rPr>
                <w:color w:val="000000"/>
              </w:rPr>
              <w:t>44.3±12.3</w:t>
            </w:r>
          </w:p>
        </w:tc>
        <w:tc>
          <w:tcPr>
            <w:tcW w:w="1080" w:type="dxa"/>
            <w:tcBorders>
              <w:top w:val="nil"/>
              <w:left w:val="nil"/>
              <w:bottom w:val="nil"/>
              <w:right w:val="nil"/>
            </w:tcBorders>
            <w:shd w:val="clear" w:color="auto" w:fill="auto"/>
            <w:noWrap/>
            <w:vAlign w:val="bottom"/>
            <w:hideMark/>
          </w:tcPr>
          <w:p w14:paraId="2C29D38D" w14:textId="77777777" w:rsidR="000C2638" w:rsidRPr="003D5A61" w:rsidRDefault="000C2638" w:rsidP="00AB2A30">
            <w:pPr>
              <w:jc w:val="center"/>
              <w:rPr>
                <w:color w:val="000000"/>
              </w:rPr>
            </w:pPr>
            <w:r w:rsidRPr="003D5A61">
              <w:rPr>
                <w:color w:val="000000"/>
              </w:rPr>
              <w:t>0.002</w:t>
            </w:r>
          </w:p>
        </w:tc>
        <w:tc>
          <w:tcPr>
            <w:tcW w:w="2430" w:type="dxa"/>
            <w:tcBorders>
              <w:top w:val="nil"/>
              <w:left w:val="nil"/>
              <w:bottom w:val="nil"/>
              <w:right w:val="nil"/>
            </w:tcBorders>
            <w:shd w:val="clear" w:color="auto" w:fill="auto"/>
            <w:noWrap/>
            <w:vAlign w:val="bottom"/>
            <w:hideMark/>
          </w:tcPr>
          <w:p w14:paraId="5BA5801E" w14:textId="77777777" w:rsidR="000C2638" w:rsidRPr="003D5A61" w:rsidRDefault="000C2638" w:rsidP="00AB2A30">
            <w:pPr>
              <w:jc w:val="center"/>
              <w:rPr>
                <w:color w:val="000000"/>
              </w:rPr>
            </w:pPr>
            <w:r w:rsidRPr="003D5A61">
              <w:rPr>
                <w:color w:val="000000"/>
              </w:rPr>
              <w:t>0.07</w:t>
            </w:r>
          </w:p>
        </w:tc>
      </w:tr>
      <w:tr w:rsidR="0037276A" w:rsidRPr="003D5A61" w14:paraId="40CC6A8E"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ADD3AF8" w14:textId="77777777" w:rsidR="000C2638" w:rsidRPr="003D5A61" w:rsidRDefault="000C2638" w:rsidP="00AB2A30">
            <w:pPr>
              <w:jc w:val="right"/>
              <w:rPr>
                <w:color w:val="000000"/>
              </w:rPr>
            </w:pPr>
            <w:r w:rsidRPr="003D5A61">
              <w:rPr>
                <w:color w:val="000000"/>
              </w:rPr>
              <w:t>Brainstem</w:t>
            </w:r>
          </w:p>
        </w:tc>
        <w:tc>
          <w:tcPr>
            <w:tcW w:w="527" w:type="dxa"/>
            <w:tcBorders>
              <w:top w:val="nil"/>
              <w:left w:val="nil"/>
              <w:bottom w:val="single" w:sz="8" w:space="0" w:color="auto"/>
              <w:right w:val="nil"/>
            </w:tcBorders>
            <w:shd w:val="clear" w:color="auto" w:fill="auto"/>
            <w:noWrap/>
            <w:vAlign w:val="bottom"/>
            <w:hideMark/>
          </w:tcPr>
          <w:p w14:paraId="042BFA10" w14:textId="77777777" w:rsidR="000C2638" w:rsidRPr="003D5A61" w:rsidRDefault="000C2638" w:rsidP="00AB2A30">
            <w:pPr>
              <w:jc w:val="center"/>
              <w:rPr>
                <w:color w:val="000000"/>
              </w:rPr>
            </w:pPr>
            <w:r w:rsidRPr="003D5A61">
              <w:rPr>
                <w:color w:val="000000"/>
              </w:rPr>
              <w:t>0.3</w:t>
            </w:r>
          </w:p>
        </w:tc>
        <w:tc>
          <w:tcPr>
            <w:tcW w:w="1260" w:type="dxa"/>
            <w:tcBorders>
              <w:top w:val="nil"/>
              <w:left w:val="nil"/>
              <w:bottom w:val="single" w:sz="8" w:space="0" w:color="auto"/>
              <w:right w:val="nil"/>
            </w:tcBorders>
            <w:shd w:val="clear" w:color="auto" w:fill="auto"/>
            <w:noWrap/>
            <w:vAlign w:val="bottom"/>
            <w:hideMark/>
          </w:tcPr>
          <w:p w14:paraId="2624F39B" w14:textId="77777777" w:rsidR="000C2638" w:rsidRPr="003D5A61" w:rsidRDefault="000C2638" w:rsidP="00AB2A30">
            <w:pPr>
              <w:jc w:val="center"/>
              <w:rPr>
                <w:color w:val="000000"/>
              </w:rPr>
            </w:pPr>
            <w:r w:rsidRPr="003D5A61">
              <w:rPr>
                <w:color w:val="000000"/>
              </w:rPr>
              <w:t>35.3±11.8</w:t>
            </w:r>
          </w:p>
        </w:tc>
        <w:tc>
          <w:tcPr>
            <w:tcW w:w="1080" w:type="dxa"/>
            <w:tcBorders>
              <w:top w:val="nil"/>
              <w:left w:val="nil"/>
              <w:bottom w:val="single" w:sz="8" w:space="0" w:color="auto"/>
              <w:right w:val="nil"/>
            </w:tcBorders>
            <w:shd w:val="clear" w:color="auto" w:fill="auto"/>
            <w:noWrap/>
            <w:vAlign w:val="bottom"/>
            <w:hideMark/>
          </w:tcPr>
          <w:p w14:paraId="72A25932" w14:textId="77777777" w:rsidR="000C2638" w:rsidRPr="003D5A61" w:rsidRDefault="000C2638" w:rsidP="00AB2A30">
            <w:pPr>
              <w:jc w:val="center"/>
              <w:rPr>
                <w:color w:val="000000"/>
              </w:rPr>
            </w:pPr>
            <w:r w:rsidRPr="003D5A61">
              <w:rPr>
                <w:color w:val="000000"/>
              </w:rPr>
              <w:t>0.005</w:t>
            </w:r>
          </w:p>
        </w:tc>
        <w:tc>
          <w:tcPr>
            <w:tcW w:w="2430" w:type="dxa"/>
            <w:tcBorders>
              <w:top w:val="nil"/>
              <w:left w:val="nil"/>
              <w:bottom w:val="single" w:sz="8" w:space="0" w:color="auto"/>
              <w:right w:val="nil"/>
            </w:tcBorders>
            <w:shd w:val="clear" w:color="auto" w:fill="auto"/>
            <w:noWrap/>
            <w:vAlign w:val="bottom"/>
            <w:hideMark/>
          </w:tcPr>
          <w:p w14:paraId="5944D5D6" w14:textId="73B393B0" w:rsidR="000C2638" w:rsidRPr="003D5A61" w:rsidRDefault="00FD2D4D" w:rsidP="00AB2A30">
            <w:pPr>
              <w:jc w:val="center"/>
              <w:rPr>
                <w:color w:val="000000"/>
              </w:rPr>
            </w:pPr>
            <w:r>
              <w:rPr>
                <w:color w:val="000000"/>
              </w:rPr>
              <w:t>0.99</w:t>
            </w:r>
          </w:p>
        </w:tc>
      </w:tr>
    </w:tbl>
    <w:p w14:paraId="3F12BDD2" w14:textId="274AB84B" w:rsidR="005E2131" w:rsidRPr="0032563E" w:rsidRDefault="005E2131" w:rsidP="00AB2A30"/>
    <w:p w14:paraId="1B6FB3D9" w14:textId="77777777" w:rsidR="00D67954" w:rsidRPr="003D5A61" w:rsidRDefault="00D67954" w:rsidP="00AB2A30">
      <w:pPr>
        <w:ind w:left="1620"/>
        <w:rPr>
          <w:sz w:val="18"/>
          <w:szCs w:val="18"/>
        </w:rPr>
      </w:pPr>
      <w:r w:rsidRPr="003D5A61">
        <w:rPr>
          <w:sz w:val="18"/>
          <w:szCs w:val="18"/>
          <w:vertAlign w:val="superscript"/>
        </w:rPr>
        <w:t>a</w:t>
      </w:r>
      <w:r w:rsidRPr="003D5A61">
        <w:rPr>
          <w:sz w:val="18"/>
          <w:szCs w:val="18"/>
        </w:rPr>
        <w:t>: p-value adjusted for between group difference</w:t>
      </w:r>
    </w:p>
    <w:p w14:paraId="403E4EBF" w14:textId="7E144CC5" w:rsidR="00D67954" w:rsidRPr="003D5A61" w:rsidRDefault="00D67954" w:rsidP="00AB2A30">
      <w:pPr>
        <w:ind w:left="1620"/>
        <w:rPr>
          <w:sz w:val="18"/>
          <w:szCs w:val="18"/>
        </w:rPr>
      </w:pPr>
      <w:r w:rsidRPr="003D5A61">
        <w:rPr>
          <w:sz w:val="18"/>
          <w:szCs w:val="18"/>
          <w:vertAlign w:val="superscript"/>
        </w:rPr>
        <w:t>b</w:t>
      </w:r>
      <w:r w:rsidRPr="003D5A61">
        <w:rPr>
          <w:sz w:val="18"/>
          <w:szCs w:val="18"/>
        </w:rPr>
        <w:t>: ANOVA between NASH and NASH+HE</w:t>
      </w:r>
    </w:p>
    <w:p w14:paraId="6EC57A38" w14:textId="77777777" w:rsidR="00D67954" w:rsidRPr="003D5A61" w:rsidRDefault="00D67954" w:rsidP="00AB2A30">
      <w:pPr>
        <w:ind w:left="1620"/>
        <w:rPr>
          <w:sz w:val="18"/>
          <w:szCs w:val="18"/>
        </w:rPr>
      </w:pPr>
      <w:r w:rsidRPr="003D5A61">
        <w:rPr>
          <w:sz w:val="18"/>
          <w:szCs w:val="18"/>
        </w:rPr>
        <w:t>pe: parameter estimate</w:t>
      </w:r>
    </w:p>
    <w:p w14:paraId="31EBD39D" w14:textId="77777777" w:rsidR="000C2638" w:rsidRDefault="00D67954" w:rsidP="00AB2A30">
      <w:pPr>
        <w:ind w:left="1620"/>
        <w:rPr>
          <w:sz w:val="18"/>
          <w:szCs w:val="18"/>
        </w:rPr>
      </w:pPr>
      <w:r w:rsidRPr="003D5A61">
        <w:rPr>
          <w:sz w:val="18"/>
          <w:szCs w:val="18"/>
        </w:rPr>
        <w:t>se: standard error</w:t>
      </w:r>
    </w:p>
    <w:p w14:paraId="171673BD" w14:textId="77777777" w:rsidR="000C2638" w:rsidRDefault="000C2638" w:rsidP="00AB2A30">
      <w:pPr>
        <w:ind w:left="1620"/>
        <w:rPr>
          <w:sz w:val="18"/>
          <w:szCs w:val="18"/>
        </w:rPr>
      </w:pPr>
    </w:p>
    <w:p w14:paraId="254E4F6A" w14:textId="4E3B6E33" w:rsidR="005E2131" w:rsidRPr="003D5A61" w:rsidRDefault="000C2638" w:rsidP="00AB2A30">
      <w:r w:rsidRPr="003D5A61">
        <w:t xml:space="preserve">Table </w:t>
      </w:r>
      <w:r>
        <w:t xml:space="preserve">3: </w:t>
      </w:r>
      <w:r w:rsidR="0037276A">
        <w:t xml:space="preserve">General linear regression of </w:t>
      </w:r>
      <w:r w:rsidR="0037276A" w:rsidRPr="00606362">
        <w:t>myo-inositol (Ins)</w:t>
      </w:r>
      <w:r w:rsidR="0037276A">
        <w:t xml:space="preserve"> concentration as dependent variable and non-normalized T1 SI as independent variable</w:t>
      </w:r>
      <w:r w:rsidR="0037276A" w:rsidRPr="00606362">
        <w:t>.</w:t>
      </w:r>
      <w:r w:rsidR="0037276A">
        <w:t xml:space="preserve"> ANOVA analysis of NASH and NASH+HE between group difference are shown </w:t>
      </w:r>
      <w:r w:rsidR="00F12577">
        <w:t>in the last column adjusted</w:t>
      </w:r>
      <w:r w:rsidR="0037276A">
        <w:t xml:space="preserve"> for Ins concentration. </w:t>
      </w:r>
      <w:r w:rsidR="005E2131" w:rsidRPr="003D5A61">
        <w:br w:type="page"/>
      </w:r>
    </w:p>
    <w:p w14:paraId="6B6EDFFA" w14:textId="10443FBF" w:rsidR="005E2131" w:rsidRPr="0032563E" w:rsidRDefault="005E2131" w:rsidP="00AB2A30">
      <w:pPr>
        <w:sectPr w:rsidR="005E2131" w:rsidRPr="0032563E" w:rsidSect="00005547">
          <w:pgSz w:w="12240" w:h="15840"/>
          <w:pgMar w:top="720" w:right="720" w:bottom="720" w:left="720" w:header="720" w:footer="720" w:gutter="0"/>
          <w:cols w:space="720"/>
          <w:docGrid w:linePitch="360"/>
        </w:sectPr>
      </w:pPr>
    </w:p>
    <w:p w14:paraId="2E83ABA0" w14:textId="6E61A49A" w:rsidR="006F65B7" w:rsidRPr="0032563E" w:rsidRDefault="00DA0A17" w:rsidP="00AB2A30">
      <w:r w:rsidRPr="0032563E">
        <w:lastRenderedPageBreak/>
        <w:t>References:</w:t>
      </w:r>
      <w:r w:rsidR="006F65B7" w:rsidRPr="0032563E">
        <w:t xml:space="preserve"> </w:t>
      </w:r>
    </w:p>
    <w:p w14:paraId="2A15AEC5" w14:textId="7816CA2E" w:rsidR="007A03FA" w:rsidRPr="0032563E" w:rsidRDefault="007A03FA" w:rsidP="00AB2A30"/>
    <w:p w14:paraId="1E311555" w14:textId="77777777" w:rsidR="007A03FA" w:rsidRPr="0032563E" w:rsidRDefault="007A03FA" w:rsidP="00AB2A30"/>
    <w:p w14:paraId="7B8086D8" w14:textId="77777777" w:rsidR="006E4CAD" w:rsidRPr="006E4CAD" w:rsidRDefault="007A03FA" w:rsidP="006E4CAD">
      <w:pPr>
        <w:pStyle w:val="EndNoteBibliography"/>
        <w:ind w:left="720" w:hanging="720"/>
      </w:pPr>
      <w:r w:rsidRPr="0032563E">
        <w:rPr>
          <w:rFonts w:ascii="Times New Roman" w:hAnsi="Times New Roman" w:cs="Times New Roman"/>
        </w:rPr>
        <w:fldChar w:fldCharType="begin"/>
      </w:r>
      <w:r w:rsidRPr="0032563E">
        <w:rPr>
          <w:rFonts w:ascii="Times New Roman" w:hAnsi="Times New Roman" w:cs="Times New Roman"/>
        </w:rPr>
        <w:instrText xml:space="preserve"> ADDIN EN.REFLIST </w:instrText>
      </w:r>
      <w:r w:rsidRPr="0032563E">
        <w:rPr>
          <w:rFonts w:ascii="Times New Roman" w:hAnsi="Times New Roman" w:cs="Times New Roman"/>
        </w:rPr>
        <w:fldChar w:fldCharType="separate"/>
      </w:r>
      <w:r w:rsidR="006E4CAD" w:rsidRPr="006E4CAD">
        <w:t>1.</w:t>
      </w:r>
      <w:r w:rsidR="006E4CAD" w:rsidRPr="006E4CAD">
        <w:tab/>
        <w:t xml:space="preserve">Inoue E, Hori S, Narumi Y, et al. Portal-systemic encephalopathy: presence of basal ganglia lesions with high signal intensity on MR images. </w:t>
      </w:r>
      <w:r w:rsidR="006E4CAD" w:rsidRPr="006E4CAD">
        <w:rPr>
          <w:i/>
        </w:rPr>
        <w:t xml:space="preserve">Radiology. </w:t>
      </w:r>
      <w:r w:rsidR="006E4CAD" w:rsidRPr="006E4CAD">
        <w:t>1991;179(2):551-555.</w:t>
      </w:r>
    </w:p>
    <w:p w14:paraId="09B9F7C2" w14:textId="77777777" w:rsidR="006E4CAD" w:rsidRPr="006E4CAD" w:rsidRDefault="006E4CAD" w:rsidP="006E4CAD">
      <w:pPr>
        <w:pStyle w:val="EndNoteBibliography"/>
        <w:ind w:left="720" w:hanging="720"/>
      </w:pPr>
      <w:r w:rsidRPr="006E4CAD">
        <w:t>2.</w:t>
      </w:r>
      <w:r w:rsidRPr="006E4CAD">
        <w:tab/>
        <w:t xml:space="preserve">Rovira A, Alonso J, Cordoba J. MR imaging findings in hepatic encephalopathy. </w:t>
      </w:r>
      <w:r w:rsidRPr="006E4CAD">
        <w:rPr>
          <w:i/>
        </w:rPr>
        <w:t xml:space="preserve">AJNR Am J Neuroradiol. </w:t>
      </w:r>
      <w:r w:rsidRPr="006E4CAD">
        <w:t>2008;29(9):1612-1621.</w:t>
      </w:r>
    </w:p>
    <w:p w14:paraId="64EB5772" w14:textId="77777777" w:rsidR="006E4CAD" w:rsidRPr="006E4CAD" w:rsidRDefault="006E4CAD" w:rsidP="006E4CAD">
      <w:pPr>
        <w:pStyle w:val="EndNoteBibliography"/>
        <w:ind w:left="720" w:hanging="720"/>
      </w:pPr>
      <w:r w:rsidRPr="006E4CAD">
        <w:t>3.</w:t>
      </w:r>
      <w:r w:rsidRPr="006E4CAD">
        <w:tab/>
        <w:t xml:space="preserve">Klos KJ, Ahlskog JE, Kumar N, et al. Brain metal concentrations in chronic liver failure patients with pallidal T1 MRI hyperintensity. </w:t>
      </w:r>
      <w:r w:rsidRPr="006E4CAD">
        <w:rPr>
          <w:i/>
        </w:rPr>
        <w:t xml:space="preserve">Neurology. </w:t>
      </w:r>
      <w:r w:rsidRPr="006E4CAD">
        <w:t>2006;67(11):1984-1989.</w:t>
      </w:r>
    </w:p>
    <w:p w14:paraId="55E86CE5" w14:textId="77777777" w:rsidR="006E4CAD" w:rsidRPr="006E4CAD" w:rsidRDefault="006E4CAD" w:rsidP="006E4CAD">
      <w:pPr>
        <w:pStyle w:val="EndNoteBibliography"/>
        <w:ind w:left="720" w:hanging="720"/>
      </w:pPr>
      <w:r w:rsidRPr="006E4CAD">
        <w:t>4.</w:t>
      </w:r>
      <w:r w:rsidRPr="006E4CAD">
        <w:tab/>
        <w:t xml:space="preserve">Rose C, Butterworth RF, Zayed J, et al. Manganese deposition in basal ganglia structures results from both portal-systemic shunting and liver dysfunction. </w:t>
      </w:r>
      <w:r w:rsidRPr="006E4CAD">
        <w:rPr>
          <w:i/>
        </w:rPr>
        <w:t xml:space="preserve">Gastroenterology. </w:t>
      </w:r>
      <w:r w:rsidRPr="006E4CAD">
        <w:t>1999;117(3):640-644.</w:t>
      </w:r>
    </w:p>
    <w:p w14:paraId="0CF4CAF7" w14:textId="77777777" w:rsidR="006E4CAD" w:rsidRPr="006E4CAD" w:rsidRDefault="006E4CAD" w:rsidP="006E4CAD">
      <w:pPr>
        <w:pStyle w:val="EndNoteBibliography"/>
        <w:ind w:left="720" w:hanging="720"/>
      </w:pPr>
      <w:r w:rsidRPr="006E4CAD">
        <w:t>5.</w:t>
      </w:r>
      <w:r w:rsidRPr="006E4CAD">
        <w:tab/>
        <w:t xml:space="preserve">Choy G, Khalilzadeh O, Michalski M, et al. Current Applications and Future Impact of Machine Learning in Radiology. </w:t>
      </w:r>
      <w:r w:rsidRPr="006E4CAD">
        <w:rPr>
          <w:i/>
        </w:rPr>
        <w:t xml:space="preserve">Radiology. </w:t>
      </w:r>
      <w:r w:rsidRPr="006E4CAD">
        <w:t>2018;288(2):318-328.</w:t>
      </w:r>
    </w:p>
    <w:p w14:paraId="7A6343BF" w14:textId="77777777" w:rsidR="006E4CAD" w:rsidRPr="006E4CAD" w:rsidRDefault="006E4CAD" w:rsidP="006E4CAD">
      <w:pPr>
        <w:pStyle w:val="EndNoteBibliography"/>
        <w:ind w:left="720" w:hanging="720"/>
      </w:pPr>
      <w:r w:rsidRPr="006E4CAD">
        <w:t>6.</w:t>
      </w:r>
      <w:r w:rsidRPr="006E4CAD">
        <w:tab/>
        <w:t xml:space="preserve">Ashburner J, Neelin P, Collins DL, Evans A, Friston K. Incorporating prior knowledge into image registration. </w:t>
      </w:r>
      <w:r w:rsidRPr="006E4CAD">
        <w:rPr>
          <w:i/>
        </w:rPr>
        <w:t xml:space="preserve">Neuroimage. </w:t>
      </w:r>
      <w:r w:rsidRPr="006E4CAD">
        <w:t>1997;6(4):344-352.</w:t>
      </w:r>
    </w:p>
    <w:p w14:paraId="66BE5366" w14:textId="77777777" w:rsidR="006E4CAD" w:rsidRPr="006E4CAD" w:rsidRDefault="006E4CAD" w:rsidP="006E4CAD">
      <w:pPr>
        <w:pStyle w:val="EndNoteBibliography"/>
        <w:ind w:left="720" w:hanging="720"/>
      </w:pPr>
      <w:r w:rsidRPr="006E4CAD">
        <w:t>7.</w:t>
      </w:r>
      <w:r w:rsidRPr="006E4CAD">
        <w:tab/>
        <w:t xml:space="preserve">Wang S, Summers RM. Machine learning and radiology. </w:t>
      </w:r>
      <w:r w:rsidRPr="006E4CAD">
        <w:rPr>
          <w:i/>
        </w:rPr>
        <w:t xml:space="preserve">Med Image Anal. </w:t>
      </w:r>
      <w:r w:rsidRPr="006E4CAD">
        <w:t>2012;16(5):933-951.</w:t>
      </w:r>
    </w:p>
    <w:p w14:paraId="416DF6B8" w14:textId="77777777" w:rsidR="006E4CAD" w:rsidRPr="006E4CAD" w:rsidRDefault="006E4CAD" w:rsidP="006E4CAD">
      <w:pPr>
        <w:pStyle w:val="EndNoteBibliography"/>
        <w:ind w:left="720" w:hanging="720"/>
      </w:pPr>
      <w:r w:rsidRPr="006E4CAD">
        <w:t>8.</w:t>
      </w:r>
      <w:r w:rsidRPr="006E4CAD">
        <w:tab/>
        <w:t xml:space="preserve">Shen D, Wu G, Suk HI. Deep Learning in Medical Image Analysis. </w:t>
      </w:r>
      <w:r w:rsidRPr="006E4CAD">
        <w:rPr>
          <w:i/>
        </w:rPr>
        <w:t xml:space="preserve">Annu Rev Biomed Eng. </w:t>
      </w:r>
      <w:r w:rsidRPr="006E4CAD">
        <w:t>2017;19:221-248.</w:t>
      </w:r>
    </w:p>
    <w:p w14:paraId="7F5D75DF" w14:textId="77777777" w:rsidR="006E4CAD" w:rsidRPr="006E4CAD" w:rsidRDefault="006E4CAD" w:rsidP="006E4CAD">
      <w:pPr>
        <w:pStyle w:val="EndNoteBibliography"/>
        <w:ind w:left="720" w:hanging="720"/>
      </w:pPr>
      <w:r w:rsidRPr="006E4CAD">
        <w:t>9.</w:t>
      </w:r>
      <w:r w:rsidRPr="006E4CAD">
        <w:tab/>
        <w:t xml:space="preserve">Jiang F, Jiang Y, Zhi H, et al. Artificial intelligence in healthcare: past, present and future. </w:t>
      </w:r>
      <w:r w:rsidRPr="006E4CAD">
        <w:rPr>
          <w:i/>
        </w:rPr>
        <w:t xml:space="preserve">Stroke Vasc Neurol. </w:t>
      </w:r>
      <w:r w:rsidRPr="006E4CAD">
        <w:t>2017;2(4):230-243.</w:t>
      </w:r>
    </w:p>
    <w:p w14:paraId="26EC8A74" w14:textId="77777777" w:rsidR="006E4CAD" w:rsidRPr="006E4CAD" w:rsidRDefault="006E4CAD" w:rsidP="006E4CAD">
      <w:pPr>
        <w:pStyle w:val="EndNoteBibliography"/>
        <w:ind w:left="720" w:hanging="720"/>
      </w:pPr>
      <w:r w:rsidRPr="006E4CAD">
        <w:t>10.</w:t>
      </w:r>
      <w:r w:rsidRPr="006E4CAD">
        <w:tab/>
        <w:t xml:space="preserve">Dale AM, Fischl B, Sereno MI. Cortical surface-based analysis. I. Segmentation and surface reconstruction. </w:t>
      </w:r>
      <w:r w:rsidRPr="006E4CAD">
        <w:rPr>
          <w:i/>
        </w:rPr>
        <w:t xml:space="preserve">Neuroimage. </w:t>
      </w:r>
      <w:r w:rsidRPr="006E4CAD">
        <w:t>1999;9(2):179-194.</w:t>
      </w:r>
    </w:p>
    <w:p w14:paraId="1DDF868E" w14:textId="77777777" w:rsidR="006E4CAD" w:rsidRPr="006E4CAD" w:rsidRDefault="006E4CAD" w:rsidP="006E4CAD">
      <w:pPr>
        <w:pStyle w:val="EndNoteBibliography"/>
        <w:ind w:left="720" w:hanging="720"/>
      </w:pPr>
      <w:r w:rsidRPr="006E4CAD">
        <w:t>11.</w:t>
      </w:r>
      <w:r w:rsidRPr="006E4CAD">
        <w:tab/>
        <w:t xml:space="preserve">Benjamini Y, Hochberg Y. Controlling the False Discovery Rate: A Practical and Powerful Approach to Multiple Testing. </w:t>
      </w:r>
      <w:r w:rsidRPr="006E4CAD">
        <w:rPr>
          <w:i/>
        </w:rPr>
        <w:t xml:space="preserve">Journal of the Royal Statistical Society Series B (Methodological). </w:t>
      </w:r>
      <w:r w:rsidRPr="006E4CAD">
        <w:t>1995;57(1):289-300.</w:t>
      </w:r>
    </w:p>
    <w:p w14:paraId="6C79F073" w14:textId="77777777" w:rsidR="006E4CAD" w:rsidRPr="006E4CAD" w:rsidRDefault="006E4CAD" w:rsidP="006E4CAD">
      <w:pPr>
        <w:pStyle w:val="EndNoteBibliography"/>
        <w:ind w:left="720" w:hanging="720"/>
      </w:pPr>
      <w:r w:rsidRPr="006E4CAD">
        <w:t>12.</w:t>
      </w:r>
      <w:r w:rsidRPr="006E4CAD">
        <w:tab/>
        <w:t xml:space="preserve">Pujol A, Pujol J, Graus F, et al. Hyperintense globus pallidus on T1-weighted MRI in cirrhotic patients is associated with severity of liver failure. </w:t>
      </w:r>
      <w:r w:rsidRPr="006E4CAD">
        <w:rPr>
          <w:i/>
        </w:rPr>
        <w:t xml:space="preserve">Neurology. </w:t>
      </w:r>
      <w:r w:rsidRPr="006E4CAD">
        <w:t>1993;43(1):65-69.</w:t>
      </w:r>
    </w:p>
    <w:p w14:paraId="30B2B267" w14:textId="77777777" w:rsidR="006E4CAD" w:rsidRPr="006E4CAD" w:rsidRDefault="006E4CAD" w:rsidP="006E4CAD">
      <w:pPr>
        <w:pStyle w:val="EndNoteBibliography"/>
        <w:ind w:left="720" w:hanging="720"/>
      </w:pPr>
      <w:r w:rsidRPr="006E4CAD">
        <w:t>13.</w:t>
      </w:r>
      <w:r w:rsidRPr="006E4CAD">
        <w:tab/>
        <w:t xml:space="preserve">Vymazal J, Babis M, Brooks RA, et al. T1 and T2 alterations in the brains of patients with hepatic cirrhosis. </w:t>
      </w:r>
      <w:r w:rsidRPr="006E4CAD">
        <w:rPr>
          <w:i/>
        </w:rPr>
        <w:t xml:space="preserve">AJNR Am J Neuroradiol. </w:t>
      </w:r>
      <w:r w:rsidRPr="006E4CAD">
        <w:t>1996;17(2):333-336.</w:t>
      </w:r>
    </w:p>
    <w:p w14:paraId="424785C3" w14:textId="77777777" w:rsidR="006E4CAD" w:rsidRPr="006E4CAD" w:rsidRDefault="006E4CAD" w:rsidP="006E4CAD">
      <w:pPr>
        <w:pStyle w:val="EndNoteBibliography"/>
        <w:ind w:left="720" w:hanging="720"/>
      </w:pPr>
      <w:r w:rsidRPr="006E4CAD">
        <w:t>14.</w:t>
      </w:r>
      <w:r w:rsidRPr="006E4CAD">
        <w:tab/>
        <w:t xml:space="preserve">Huda A, Gupta RK, Rajakumar N, Thomas MA. Role of Magnetic Resonance in Understanding the Pathogenesis of Hepatic Encephalopathy. </w:t>
      </w:r>
      <w:r w:rsidRPr="006E4CAD">
        <w:rPr>
          <w:i/>
        </w:rPr>
        <w:t xml:space="preserve">Magn Reson Insights. </w:t>
      </w:r>
      <w:r w:rsidRPr="006E4CAD">
        <w:t>2008;2:109-122.</w:t>
      </w:r>
    </w:p>
    <w:p w14:paraId="6F6DC1D5" w14:textId="77777777" w:rsidR="006E4CAD" w:rsidRPr="006E4CAD" w:rsidRDefault="006E4CAD" w:rsidP="006E4CAD">
      <w:pPr>
        <w:pStyle w:val="EndNoteBibliography"/>
        <w:ind w:left="720" w:hanging="720"/>
      </w:pPr>
      <w:r w:rsidRPr="006E4CAD">
        <w:t>15.</w:t>
      </w:r>
      <w:r w:rsidRPr="006E4CAD">
        <w:tab/>
        <w:t xml:space="preserve">Maeda H, Sato M, Yoshikawa A, et al. Brain MR imaging in patients with hepatic cirrhosis: relationship between high intensity signal in basal ganglia on T1-weighted images and elemental concentrations in brain. </w:t>
      </w:r>
      <w:r w:rsidRPr="006E4CAD">
        <w:rPr>
          <w:i/>
        </w:rPr>
        <w:t xml:space="preserve">Neuroradiology. </w:t>
      </w:r>
      <w:r w:rsidRPr="006E4CAD">
        <w:t>1997;39(8):546-550.</w:t>
      </w:r>
    </w:p>
    <w:p w14:paraId="29C25646" w14:textId="77777777" w:rsidR="006E4CAD" w:rsidRPr="006E4CAD" w:rsidRDefault="006E4CAD" w:rsidP="006E4CAD">
      <w:pPr>
        <w:pStyle w:val="EndNoteBibliography"/>
        <w:ind w:left="720" w:hanging="720"/>
      </w:pPr>
      <w:r w:rsidRPr="006E4CAD">
        <w:t>16.</w:t>
      </w:r>
      <w:r w:rsidRPr="006E4CAD">
        <w:tab/>
        <w:t xml:space="preserve">Krieger D, Krieger S, Jansen O, Gass P, Theilmann L, Lichtnecker H. Manganese and chronic hepatic encephalopathy. </w:t>
      </w:r>
      <w:r w:rsidRPr="006E4CAD">
        <w:rPr>
          <w:i/>
        </w:rPr>
        <w:t xml:space="preserve">Lancet. </w:t>
      </w:r>
      <w:r w:rsidRPr="006E4CAD">
        <w:t>1995;346(8970):270-274.</w:t>
      </w:r>
    </w:p>
    <w:p w14:paraId="5250BA9F" w14:textId="77777777" w:rsidR="006E4CAD" w:rsidRPr="006E4CAD" w:rsidRDefault="006E4CAD" w:rsidP="006E4CAD">
      <w:pPr>
        <w:pStyle w:val="EndNoteBibliography"/>
        <w:ind w:left="720" w:hanging="720"/>
      </w:pPr>
      <w:r w:rsidRPr="006E4CAD">
        <w:t>17.</w:t>
      </w:r>
      <w:r w:rsidRPr="006E4CAD">
        <w:tab/>
        <w:t xml:space="preserve">Pinto RB, Froehlich PE, Pitrez EH, et al. MR findings of the brain in children and adolescents with portal hypertension and the relationship with blood manganese levels. </w:t>
      </w:r>
      <w:r w:rsidRPr="006E4CAD">
        <w:rPr>
          <w:i/>
        </w:rPr>
        <w:t xml:space="preserve">Neuropediatrics. </w:t>
      </w:r>
      <w:r w:rsidRPr="006E4CAD">
        <w:t>2010;41(1):12-17.</w:t>
      </w:r>
    </w:p>
    <w:p w14:paraId="3032EDB3" w14:textId="77777777" w:rsidR="006E4CAD" w:rsidRPr="006E4CAD" w:rsidRDefault="006E4CAD" w:rsidP="006E4CAD">
      <w:pPr>
        <w:pStyle w:val="EndNoteBibliography"/>
        <w:ind w:left="720" w:hanging="720"/>
      </w:pPr>
      <w:r w:rsidRPr="006E4CAD">
        <w:t>18.</w:t>
      </w:r>
      <w:r w:rsidRPr="006E4CAD">
        <w:tab/>
        <w:t xml:space="preserve">Iwasa M, Kinosada Y, Nakatsuka A, Watanabe S, Adachi Y. Magnetization transfer contrast of various regions of the brain in liver cirrhosis. </w:t>
      </w:r>
      <w:r w:rsidRPr="006E4CAD">
        <w:rPr>
          <w:i/>
        </w:rPr>
        <w:t xml:space="preserve">AJNR Am J Neuroradiol. </w:t>
      </w:r>
      <w:r w:rsidRPr="006E4CAD">
        <w:t>1999;20(4):652-654.</w:t>
      </w:r>
    </w:p>
    <w:p w14:paraId="37CA6C6E" w14:textId="77777777" w:rsidR="006E4CAD" w:rsidRPr="006E4CAD" w:rsidRDefault="006E4CAD" w:rsidP="006E4CAD">
      <w:pPr>
        <w:pStyle w:val="EndNoteBibliography"/>
        <w:ind w:left="720" w:hanging="720"/>
      </w:pPr>
      <w:r w:rsidRPr="006E4CAD">
        <w:t>19.</w:t>
      </w:r>
      <w:r w:rsidRPr="006E4CAD">
        <w:tab/>
        <w:t xml:space="preserve">Tanenbaum LN, Tsiouris AJ, Johnson AN, et al. Synthetic MRI for Clinical Neuroimaging: Results of the Magnetic Resonance Image Compilation (MAGiC) Prospective, Multicenter, Multireader Trial. </w:t>
      </w:r>
      <w:r w:rsidRPr="006E4CAD">
        <w:rPr>
          <w:i/>
        </w:rPr>
        <w:t xml:space="preserve">AJNR Am J Neuroradiol. </w:t>
      </w:r>
      <w:r w:rsidRPr="006E4CAD">
        <w:t>2017;38(6):1103-1110.</w:t>
      </w:r>
    </w:p>
    <w:p w14:paraId="2244A0D9" w14:textId="77777777" w:rsidR="006E4CAD" w:rsidRPr="006E4CAD" w:rsidRDefault="006E4CAD" w:rsidP="006E4CAD">
      <w:pPr>
        <w:pStyle w:val="EndNoteBibliography"/>
        <w:ind w:left="720" w:hanging="720"/>
      </w:pPr>
      <w:r w:rsidRPr="006E4CAD">
        <w:t>20.</w:t>
      </w:r>
      <w:r w:rsidRPr="006E4CAD">
        <w:tab/>
        <w:t xml:space="preserve">Cordoba J, Blei AT. Brain edema and hepatic encephalopathy. </w:t>
      </w:r>
      <w:r w:rsidRPr="006E4CAD">
        <w:rPr>
          <w:i/>
        </w:rPr>
        <w:t xml:space="preserve">Semin Liver Dis. </w:t>
      </w:r>
      <w:r w:rsidRPr="006E4CAD">
        <w:t>1996;16(3):271-280.</w:t>
      </w:r>
    </w:p>
    <w:p w14:paraId="1BCA2348" w14:textId="77777777" w:rsidR="006E4CAD" w:rsidRPr="006E4CAD" w:rsidRDefault="006E4CAD" w:rsidP="006E4CAD">
      <w:pPr>
        <w:pStyle w:val="EndNoteBibliography"/>
        <w:ind w:left="720" w:hanging="720"/>
      </w:pPr>
      <w:r w:rsidRPr="006E4CAD">
        <w:t>21.</w:t>
      </w:r>
      <w:r w:rsidRPr="006E4CAD">
        <w:tab/>
        <w:t xml:space="preserve">Crippin JS, Gross JB, Jr., Lindor KD. Increased intracranial pressure and hepatic encephalopathy in chronic liver disease. </w:t>
      </w:r>
      <w:r w:rsidRPr="006E4CAD">
        <w:rPr>
          <w:i/>
        </w:rPr>
        <w:t xml:space="preserve">Am J Gastroenterol. </w:t>
      </w:r>
      <w:r w:rsidRPr="006E4CAD">
        <w:t>1992;87(7):879-882.</w:t>
      </w:r>
    </w:p>
    <w:p w14:paraId="148EFFE6" w14:textId="77777777" w:rsidR="006E4CAD" w:rsidRPr="006E4CAD" w:rsidRDefault="006E4CAD" w:rsidP="006E4CAD">
      <w:pPr>
        <w:pStyle w:val="EndNoteBibliography"/>
        <w:ind w:left="720" w:hanging="720"/>
      </w:pPr>
      <w:r w:rsidRPr="006E4CAD">
        <w:t>22.</w:t>
      </w:r>
      <w:r w:rsidRPr="006E4CAD">
        <w:tab/>
        <w:t xml:space="preserve">Thuluvath PJ, Edwin D, Yue NC, deVilliers C, Hochman S, Klein A. Increased signals seen in globus pallidus in T1-weighted magnetic resonance imaging in cirrhotics are not suggestive of chronic hepatic encephalopathy. </w:t>
      </w:r>
      <w:r w:rsidRPr="006E4CAD">
        <w:rPr>
          <w:i/>
        </w:rPr>
        <w:t xml:space="preserve">Hepatology. </w:t>
      </w:r>
      <w:r w:rsidRPr="006E4CAD">
        <w:t>1995;21(2):440-442.</w:t>
      </w:r>
    </w:p>
    <w:p w14:paraId="74AC8141" w14:textId="77777777" w:rsidR="006E4CAD" w:rsidRPr="006E4CAD" w:rsidRDefault="006E4CAD" w:rsidP="006E4CAD">
      <w:pPr>
        <w:pStyle w:val="EndNoteBibliography"/>
        <w:ind w:left="720" w:hanging="720"/>
      </w:pPr>
      <w:r w:rsidRPr="006E4CAD">
        <w:lastRenderedPageBreak/>
        <w:t>23.</w:t>
      </w:r>
      <w:r w:rsidRPr="006E4CAD">
        <w:tab/>
        <w:t xml:space="preserve">Geissler A, Lock G, Frund R, et al. Cerebral abnormalities in patients with cirrhosis detected by proton magnetic resonance spectroscopy and magnetic resonance imaging. </w:t>
      </w:r>
      <w:r w:rsidRPr="006E4CAD">
        <w:rPr>
          <w:i/>
        </w:rPr>
        <w:t xml:space="preserve">Hepatology. </w:t>
      </w:r>
      <w:r w:rsidRPr="006E4CAD">
        <w:t>1997;25(1):48-54.</w:t>
      </w:r>
    </w:p>
    <w:p w14:paraId="06346D26" w14:textId="77777777" w:rsidR="006E4CAD" w:rsidRPr="006E4CAD" w:rsidRDefault="006E4CAD" w:rsidP="006E4CAD">
      <w:pPr>
        <w:pStyle w:val="EndNoteBibliography"/>
        <w:ind w:left="720" w:hanging="720"/>
      </w:pPr>
      <w:r w:rsidRPr="006E4CAD">
        <w:t>24.</w:t>
      </w:r>
      <w:r w:rsidRPr="006E4CAD">
        <w:tab/>
        <w:t xml:space="preserve">Kang KM, Choi SH, Hwang M, Yun TJ, Kim JH, Sohn CH. T1 Shortening in the Globus Pallidus after Multiple Administrations of Gadobutrol: Assessment with a Multidynamic Multiecho Sequence. </w:t>
      </w:r>
      <w:r w:rsidRPr="006E4CAD">
        <w:rPr>
          <w:i/>
        </w:rPr>
        <w:t xml:space="preserve">Radiology. </w:t>
      </w:r>
      <w:r w:rsidRPr="006E4CAD">
        <w:t>2018;287(1):258-266.</w:t>
      </w:r>
    </w:p>
    <w:p w14:paraId="081890F1" w14:textId="77777777" w:rsidR="006E4CAD" w:rsidRPr="006E4CAD" w:rsidRDefault="006E4CAD" w:rsidP="006E4CAD">
      <w:pPr>
        <w:pStyle w:val="EndNoteBibliography"/>
        <w:ind w:left="720" w:hanging="720"/>
      </w:pPr>
      <w:r w:rsidRPr="006E4CAD">
        <w:t>25.</w:t>
      </w:r>
      <w:r w:rsidRPr="006E4CAD">
        <w:tab/>
        <w:t xml:space="preserve">Chalasani N, Younossi Z, Lavine JE, et al. The diagnosis and management of nonalcoholic fatty liver disease: Practice guidance from the American Association for the Study of Liver Diseases. </w:t>
      </w:r>
      <w:r w:rsidRPr="006E4CAD">
        <w:rPr>
          <w:i/>
        </w:rPr>
        <w:t xml:space="preserve">Hepatology. </w:t>
      </w:r>
      <w:r w:rsidRPr="006E4CAD">
        <w:t>2018;67(1):328-357.</w:t>
      </w:r>
    </w:p>
    <w:p w14:paraId="25E21851" w14:textId="77777777" w:rsidR="006E4CAD" w:rsidRPr="006E4CAD" w:rsidRDefault="006E4CAD" w:rsidP="006E4CAD">
      <w:pPr>
        <w:pStyle w:val="EndNoteBibliography"/>
        <w:ind w:left="720" w:hanging="720"/>
      </w:pPr>
      <w:r w:rsidRPr="006E4CAD">
        <w:t>26.</w:t>
      </w:r>
      <w:r w:rsidRPr="006E4CAD">
        <w:tab/>
        <w:t xml:space="preserve">Choi JW, Moon W-J. Gadolinium Deposition in the Brain: Current Updates. </w:t>
      </w:r>
      <w:r w:rsidRPr="006E4CAD">
        <w:rPr>
          <w:i/>
        </w:rPr>
        <w:t xml:space="preserve">Korean J Radiol. </w:t>
      </w:r>
      <w:r w:rsidRPr="006E4CAD">
        <w:t>2019;20(1):134-147.</w:t>
      </w:r>
    </w:p>
    <w:p w14:paraId="58C8CC76" w14:textId="77777777" w:rsidR="006E4CAD" w:rsidRPr="006E4CAD" w:rsidRDefault="006E4CAD" w:rsidP="006E4CAD">
      <w:pPr>
        <w:pStyle w:val="EndNoteBibliography"/>
        <w:ind w:left="720" w:hanging="720"/>
      </w:pPr>
      <w:r w:rsidRPr="006E4CAD">
        <w:t>27.</w:t>
      </w:r>
      <w:r w:rsidRPr="006E4CAD">
        <w:tab/>
        <w:t xml:space="preserve">Al-Busafi SA, McNabb-Baltar J, Farag A, Hilzenrat N. Clinical manifestations of portal hypertension. </w:t>
      </w:r>
      <w:r w:rsidRPr="006E4CAD">
        <w:rPr>
          <w:i/>
        </w:rPr>
        <w:t xml:space="preserve">International journal of hepatology. </w:t>
      </w:r>
      <w:r w:rsidRPr="006E4CAD">
        <w:t>2012;2012:203794-203794.</w:t>
      </w:r>
    </w:p>
    <w:p w14:paraId="336A607C" w14:textId="77777777" w:rsidR="006E4CAD" w:rsidRPr="006E4CAD" w:rsidRDefault="006E4CAD" w:rsidP="006E4CAD">
      <w:pPr>
        <w:pStyle w:val="EndNoteBibliography"/>
        <w:ind w:left="720" w:hanging="720"/>
      </w:pPr>
      <w:r w:rsidRPr="006E4CAD">
        <w:t>28.</w:t>
      </w:r>
      <w:r w:rsidRPr="006E4CAD">
        <w:tab/>
        <w:t xml:space="preserve">Klos KJ, Ahlskog J, Josephs KA, Fealey RD, Cowl CT, Kumar N. Neurologic spectrum of chronic liver failure and basal ganglia t1 hyperintensity on magnetic resonance imaging: Probable manganese neurotoxicity. </w:t>
      </w:r>
      <w:r w:rsidRPr="006E4CAD">
        <w:rPr>
          <w:i/>
        </w:rPr>
        <w:t xml:space="preserve">Archives of Neurology. </w:t>
      </w:r>
      <w:r w:rsidRPr="006E4CAD">
        <w:t>2005;62(9):1385-1390.</w:t>
      </w:r>
    </w:p>
    <w:p w14:paraId="27982909" w14:textId="77777777" w:rsidR="006E4CAD" w:rsidRPr="006E4CAD" w:rsidRDefault="006E4CAD" w:rsidP="006E4CAD">
      <w:pPr>
        <w:pStyle w:val="EndNoteBibliography"/>
        <w:ind w:left="720" w:hanging="720"/>
      </w:pPr>
      <w:r w:rsidRPr="006E4CAD">
        <w:t>29.</w:t>
      </w:r>
      <w:r w:rsidRPr="006E4CAD">
        <w:tab/>
        <w:t xml:space="preserve">Sidoryk-Wegrzynowicz M, Aschner M. Manganese toxicity in the central nervous system: the glutamine/glutamate-gamma-aminobutyric acid cycle. </w:t>
      </w:r>
      <w:r w:rsidRPr="006E4CAD">
        <w:rPr>
          <w:i/>
        </w:rPr>
        <w:t xml:space="preserve">J Intern Med. </w:t>
      </w:r>
      <w:r w:rsidRPr="006E4CAD">
        <w:t>2013;273(5):466-477.</w:t>
      </w:r>
    </w:p>
    <w:p w14:paraId="178A3BE1" w14:textId="77777777" w:rsidR="006E4CAD" w:rsidRPr="006E4CAD" w:rsidRDefault="006E4CAD" w:rsidP="006E4CAD">
      <w:pPr>
        <w:pStyle w:val="EndNoteBibliography"/>
        <w:ind w:left="720" w:hanging="720"/>
      </w:pPr>
      <w:r w:rsidRPr="006E4CAD">
        <w:t>30.</w:t>
      </w:r>
      <w:r w:rsidRPr="006E4CAD">
        <w:tab/>
        <w:t xml:space="preserve">Crombé A, Saranathan M, Ruet A, et al. MS Lesions Are Better Detected with 3D T1 Gradient-Echo Than with 2D T1 Spin-Echo Gadolinium-Enhanced Imaging at 3T. </w:t>
      </w:r>
      <w:r w:rsidRPr="006E4CAD">
        <w:rPr>
          <w:i/>
        </w:rPr>
        <w:t xml:space="preserve">Am J Neuroradiol. </w:t>
      </w:r>
      <w:r w:rsidRPr="006E4CAD">
        <w:t>2015;36(3):501-507.</w:t>
      </w:r>
    </w:p>
    <w:p w14:paraId="139AE92F" w14:textId="77777777" w:rsidR="006E4CAD" w:rsidRPr="006E4CAD" w:rsidRDefault="006E4CAD" w:rsidP="006E4CAD">
      <w:pPr>
        <w:pStyle w:val="EndNoteBibliography"/>
        <w:ind w:left="720" w:hanging="720"/>
      </w:pPr>
      <w:r w:rsidRPr="006E4CAD">
        <w:t>31.</w:t>
      </w:r>
      <w:r w:rsidRPr="006E4CAD">
        <w:tab/>
        <w:t xml:space="preserve">Reuter M, Schmansky NJ, Rosas HD, Fischl B. Within-subject template estimation for unbiased longitudinal image analysis. </w:t>
      </w:r>
      <w:r w:rsidRPr="006E4CAD">
        <w:rPr>
          <w:i/>
        </w:rPr>
        <w:t xml:space="preserve">Neuroimage. </w:t>
      </w:r>
      <w:r w:rsidRPr="006E4CAD">
        <w:t>2012;61(4):1402-1418.</w:t>
      </w:r>
    </w:p>
    <w:p w14:paraId="1FEFBCD9" w14:textId="0A765C27" w:rsidR="004D6C37" w:rsidRPr="0032563E" w:rsidRDefault="007A03FA" w:rsidP="00AB2A30">
      <w:r w:rsidRPr="0032563E">
        <w:fldChar w:fldCharType="end"/>
      </w:r>
    </w:p>
    <w:sectPr w:rsidR="004D6C37" w:rsidRPr="0032563E" w:rsidSect="004D6C3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 Wei" w:date="2019-09-27T10:33:00Z" w:initials="KW">
    <w:p w14:paraId="288E3C76" w14:textId="77777777" w:rsidR="00221839" w:rsidRDefault="00221839">
      <w:pPr>
        <w:pStyle w:val="CommentText"/>
      </w:pPr>
      <w:r>
        <w:rPr>
          <w:rStyle w:val="CommentReference"/>
        </w:rPr>
        <w:annotationRef/>
      </w:r>
      <w:r>
        <w:t>Need to address the following:</w:t>
      </w:r>
    </w:p>
    <w:p w14:paraId="57A10D75" w14:textId="77777777" w:rsidR="00221839" w:rsidRDefault="00221839" w:rsidP="0070750F">
      <w:pPr>
        <w:pStyle w:val="CommentText"/>
        <w:numPr>
          <w:ilvl w:val="0"/>
          <w:numId w:val="5"/>
        </w:numPr>
      </w:pPr>
      <w:r>
        <w:t>Why pic the 5 brain regions</w:t>
      </w:r>
    </w:p>
    <w:p w14:paraId="243F0A51" w14:textId="034F3CE9" w:rsidR="00221839" w:rsidRDefault="00221839" w:rsidP="0070750F">
      <w:pPr>
        <w:pStyle w:val="CommentText"/>
        <w:numPr>
          <w:ilvl w:val="0"/>
          <w:numId w:val="5"/>
        </w:numPr>
      </w:pPr>
      <w:r>
        <w:t>Why look at [Ins] in MRS</w:t>
      </w:r>
    </w:p>
  </w:comment>
  <w:comment w:id="10" w:author="Ke Wei" w:date="2019-09-27T10:35:00Z" w:initials="KW">
    <w:p w14:paraId="31A959A4" w14:textId="77777777" w:rsidR="00221839" w:rsidRDefault="00221839">
      <w:pPr>
        <w:pStyle w:val="CommentText"/>
      </w:pPr>
      <w:r>
        <w:rPr>
          <w:rStyle w:val="CommentReference"/>
        </w:rPr>
        <w:annotationRef/>
      </w:r>
      <w:r>
        <w:t xml:space="preserve">Need to address: </w:t>
      </w:r>
    </w:p>
    <w:p w14:paraId="4D962927" w14:textId="77777777" w:rsidR="00221839" w:rsidRDefault="00221839" w:rsidP="0070750F">
      <w:pPr>
        <w:pStyle w:val="CommentText"/>
        <w:numPr>
          <w:ilvl w:val="0"/>
          <w:numId w:val="6"/>
        </w:numPr>
      </w:pPr>
      <w:r>
        <w:t>The sample selection</w:t>
      </w:r>
    </w:p>
    <w:p w14:paraId="3C0AD131" w14:textId="77777777" w:rsidR="00221839" w:rsidRDefault="00221839" w:rsidP="0070750F">
      <w:pPr>
        <w:pStyle w:val="CommentText"/>
        <w:numPr>
          <w:ilvl w:val="0"/>
          <w:numId w:val="6"/>
        </w:numPr>
      </w:pPr>
      <w:r>
        <w:t>Why differentiate NASH and NASH+HE</w:t>
      </w:r>
    </w:p>
    <w:p w14:paraId="4AC9E39E" w14:textId="634D410E" w:rsidR="00221839" w:rsidRDefault="00221839" w:rsidP="0070750F">
      <w:pPr>
        <w:pStyle w:val="CommentText"/>
        <w:numPr>
          <w:ilvl w:val="0"/>
          <w:numId w:val="6"/>
        </w:numPr>
      </w:pPr>
      <w:r>
        <w:t xml:space="preserve">Is the He acute or chronic?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3F0A51" w15:done="0"/>
  <w15:commentEx w15:paraId="4AC9E3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3F0A51" w16cid:durableId="213863F8"/>
  <w16cid:commentId w16cid:paraId="4AC9E39E" w16cid:durableId="213864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71F3F" w14:textId="77777777" w:rsidR="00196FA4" w:rsidRDefault="00196FA4" w:rsidP="00606362">
      <w:r>
        <w:separator/>
      </w:r>
    </w:p>
  </w:endnote>
  <w:endnote w:type="continuationSeparator" w:id="0">
    <w:p w14:paraId="54806EE6" w14:textId="77777777" w:rsidR="00196FA4" w:rsidRDefault="00196FA4" w:rsidP="00606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3222916"/>
      <w:docPartObj>
        <w:docPartGallery w:val="Page Numbers (Bottom of Page)"/>
        <w:docPartUnique/>
      </w:docPartObj>
    </w:sdtPr>
    <w:sdtContent>
      <w:p w14:paraId="4F8E66A1" w14:textId="2A35A85B" w:rsidR="00221839" w:rsidRDefault="00221839"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8AE667" w14:textId="77777777" w:rsidR="00221839" w:rsidRDefault="00221839" w:rsidP="003D5A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0284944"/>
      <w:docPartObj>
        <w:docPartGallery w:val="Page Numbers (Bottom of Page)"/>
        <w:docPartUnique/>
      </w:docPartObj>
    </w:sdtPr>
    <w:sdtContent>
      <w:p w14:paraId="6CFB6746" w14:textId="64F2637D" w:rsidR="00221839" w:rsidRDefault="00221839"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F368F7" w14:textId="77777777" w:rsidR="00221839" w:rsidRDefault="00221839" w:rsidP="003D5A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5ADED" w14:textId="77777777" w:rsidR="00196FA4" w:rsidRDefault="00196FA4" w:rsidP="00606362">
      <w:r>
        <w:separator/>
      </w:r>
    </w:p>
  </w:footnote>
  <w:footnote w:type="continuationSeparator" w:id="0">
    <w:p w14:paraId="11F384DE" w14:textId="77777777" w:rsidR="00196FA4" w:rsidRDefault="00196FA4" w:rsidP="00606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8562C"/>
    <w:multiLevelType w:val="hybridMultilevel"/>
    <w:tmpl w:val="27B2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B7078"/>
    <w:multiLevelType w:val="hybridMultilevel"/>
    <w:tmpl w:val="5E58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25A02"/>
    <w:multiLevelType w:val="hybridMultilevel"/>
    <w:tmpl w:val="8058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F6286"/>
    <w:multiLevelType w:val="hybridMultilevel"/>
    <w:tmpl w:val="220C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719A4"/>
    <w:multiLevelType w:val="hybridMultilevel"/>
    <w:tmpl w:val="3A74D042"/>
    <w:lvl w:ilvl="0" w:tplc="8B104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0609AF"/>
    <w:multiLevelType w:val="hybridMultilevel"/>
    <w:tmpl w:val="E730C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A95D15"/>
    <w:multiLevelType w:val="hybridMultilevel"/>
    <w:tmpl w:val="D61A34FC"/>
    <w:lvl w:ilvl="0" w:tplc="F8E6120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3"/>
  </w:num>
  <w:num w:numId="5">
    <w:abstractNumId w:val="2"/>
  </w:num>
  <w:num w:numId="6">
    <w:abstractNumId w:val="1"/>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 Wei">
    <w15:presenceInfo w15:providerId="AD" w15:userId="S::ke.wei@hmri.org::26905a9c-aae4-4bc6-94d4-487ee137a237"/>
  </w15:person>
  <w15:person w15:author="kevin king">
    <w15:presenceInfo w15:providerId="Windows Live" w15:userId="9e53b945a5c8f9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tedww2we9dfa9e02sqxs9z4revd5pafafd5&quot;&gt;My EndNote Library&lt;record-ids&gt;&lt;item&gt;6&lt;/item&gt;&lt;item&gt;75&lt;/item&gt;&lt;item&gt;88&lt;/item&gt;&lt;item&gt;89&lt;/item&gt;&lt;item&gt;90&lt;/item&gt;&lt;item&gt;93&lt;/item&gt;&lt;item&gt;95&lt;/item&gt;&lt;item&gt;96&lt;/item&gt;&lt;item&gt;97&lt;/item&gt;&lt;item&gt;104&lt;/item&gt;&lt;item&gt;105&lt;/item&gt;&lt;item&gt;106&lt;/item&gt;&lt;item&gt;107&lt;/item&gt;&lt;item&gt;108&lt;/item&gt;&lt;/record-ids&gt;&lt;/item&gt;&lt;/Libraries&gt;"/>
  </w:docVars>
  <w:rsids>
    <w:rsidRoot w:val="00F61236"/>
    <w:rsid w:val="00003E25"/>
    <w:rsid w:val="00003E28"/>
    <w:rsid w:val="00005547"/>
    <w:rsid w:val="00010B50"/>
    <w:rsid w:val="0001693E"/>
    <w:rsid w:val="00017753"/>
    <w:rsid w:val="000237E3"/>
    <w:rsid w:val="00031250"/>
    <w:rsid w:val="000360C0"/>
    <w:rsid w:val="00037D46"/>
    <w:rsid w:val="00040C2D"/>
    <w:rsid w:val="00041468"/>
    <w:rsid w:val="000421EA"/>
    <w:rsid w:val="0004610E"/>
    <w:rsid w:val="00047D36"/>
    <w:rsid w:val="00051307"/>
    <w:rsid w:val="000539E2"/>
    <w:rsid w:val="00060865"/>
    <w:rsid w:val="00062D05"/>
    <w:rsid w:val="00063E5C"/>
    <w:rsid w:val="00066250"/>
    <w:rsid w:val="00071F51"/>
    <w:rsid w:val="00072D69"/>
    <w:rsid w:val="00073EC8"/>
    <w:rsid w:val="000742E6"/>
    <w:rsid w:val="000810A3"/>
    <w:rsid w:val="00084D09"/>
    <w:rsid w:val="00085AC3"/>
    <w:rsid w:val="00097A5D"/>
    <w:rsid w:val="000A1A36"/>
    <w:rsid w:val="000A1A3E"/>
    <w:rsid w:val="000A3D6A"/>
    <w:rsid w:val="000B58D4"/>
    <w:rsid w:val="000B6E15"/>
    <w:rsid w:val="000C2638"/>
    <w:rsid w:val="000C4380"/>
    <w:rsid w:val="000C5D03"/>
    <w:rsid w:val="000C5F25"/>
    <w:rsid w:val="000D08B8"/>
    <w:rsid w:val="000D26F7"/>
    <w:rsid w:val="000D2EBF"/>
    <w:rsid w:val="000D35E1"/>
    <w:rsid w:val="000D4994"/>
    <w:rsid w:val="000D596E"/>
    <w:rsid w:val="000D69A8"/>
    <w:rsid w:val="000E2190"/>
    <w:rsid w:val="000F07EB"/>
    <w:rsid w:val="000F149C"/>
    <w:rsid w:val="0010010F"/>
    <w:rsid w:val="001062E3"/>
    <w:rsid w:val="0011070C"/>
    <w:rsid w:val="00116FD6"/>
    <w:rsid w:val="00117813"/>
    <w:rsid w:val="00117E82"/>
    <w:rsid w:val="00120AD6"/>
    <w:rsid w:val="001221A3"/>
    <w:rsid w:val="00130406"/>
    <w:rsid w:val="001335AD"/>
    <w:rsid w:val="0013440E"/>
    <w:rsid w:val="00140021"/>
    <w:rsid w:val="00140DF9"/>
    <w:rsid w:val="0014574A"/>
    <w:rsid w:val="00153875"/>
    <w:rsid w:val="00161B50"/>
    <w:rsid w:val="001716FD"/>
    <w:rsid w:val="001735AB"/>
    <w:rsid w:val="001761FE"/>
    <w:rsid w:val="0018060E"/>
    <w:rsid w:val="00184B55"/>
    <w:rsid w:val="001863B9"/>
    <w:rsid w:val="001942CD"/>
    <w:rsid w:val="00196FA4"/>
    <w:rsid w:val="001A4DCC"/>
    <w:rsid w:val="001B05AA"/>
    <w:rsid w:val="001B6A92"/>
    <w:rsid w:val="001C4C63"/>
    <w:rsid w:val="001C7D50"/>
    <w:rsid w:val="001E4CA7"/>
    <w:rsid w:val="001E6656"/>
    <w:rsid w:val="001E66AE"/>
    <w:rsid w:val="001E7D38"/>
    <w:rsid w:val="001F0F0F"/>
    <w:rsid w:val="001F1ACD"/>
    <w:rsid w:val="001F397C"/>
    <w:rsid w:val="001F46C4"/>
    <w:rsid w:val="001F7EE7"/>
    <w:rsid w:val="00200B81"/>
    <w:rsid w:val="00201EC8"/>
    <w:rsid w:val="00202002"/>
    <w:rsid w:val="00204682"/>
    <w:rsid w:val="00205835"/>
    <w:rsid w:val="002066BE"/>
    <w:rsid w:val="00213377"/>
    <w:rsid w:val="00220E4A"/>
    <w:rsid w:val="00221839"/>
    <w:rsid w:val="00222A58"/>
    <w:rsid w:val="002236BD"/>
    <w:rsid w:val="00223896"/>
    <w:rsid w:val="00224F6E"/>
    <w:rsid w:val="00244995"/>
    <w:rsid w:val="00251166"/>
    <w:rsid w:val="0025593B"/>
    <w:rsid w:val="00264F50"/>
    <w:rsid w:val="002650F1"/>
    <w:rsid w:val="00267D7F"/>
    <w:rsid w:val="00273068"/>
    <w:rsid w:val="00274483"/>
    <w:rsid w:val="00290F2B"/>
    <w:rsid w:val="002922D2"/>
    <w:rsid w:val="00292C5C"/>
    <w:rsid w:val="002931EB"/>
    <w:rsid w:val="00294E39"/>
    <w:rsid w:val="002B0896"/>
    <w:rsid w:val="002B3E3B"/>
    <w:rsid w:val="002B4FF8"/>
    <w:rsid w:val="002C08FB"/>
    <w:rsid w:val="002E238F"/>
    <w:rsid w:val="002F4216"/>
    <w:rsid w:val="002F5B0D"/>
    <w:rsid w:val="002F6B7D"/>
    <w:rsid w:val="00310122"/>
    <w:rsid w:val="00311036"/>
    <w:rsid w:val="003115C5"/>
    <w:rsid w:val="00313812"/>
    <w:rsid w:val="00313F84"/>
    <w:rsid w:val="003175F2"/>
    <w:rsid w:val="00321131"/>
    <w:rsid w:val="003255BC"/>
    <w:rsid w:val="0032563E"/>
    <w:rsid w:val="003267D5"/>
    <w:rsid w:val="0032695F"/>
    <w:rsid w:val="00334AE9"/>
    <w:rsid w:val="00341EEB"/>
    <w:rsid w:val="003459E6"/>
    <w:rsid w:val="00346C9F"/>
    <w:rsid w:val="00347E0F"/>
    <w:rsid w:val="0035543C"/>
    <w:rsid w:val="003560D6"/>
    <w:rsid w:val="00362949"/>
    <w:rsid w:val="003635CB"/>
    <w:rsid w:val="003652EC"/>
    <w:rsid w:val="003705A1"/>
    <w:rsid w:val="003726FC"/>
    <w:rsid w:val="0037276A"/>
    <w:rsid w:val="00373432"/>
    <w:rsid w:val="00373EF5"/>
    <w:rsid w:val="00385341"/>
    <w:rsid w:val="003858BB"/>
    <w:rsid w:val="00387D8F"/>
    <w:rsid w:val="00391B70"/>
    <w:rsid w:val="00396C72"/>
    <w:rsid w:val="003A02D2"/>
    <w:rsid w:val="003A10E6"/>
    <w:rsid w:val="003A26DA"/>
    <w:rsid w:val="003B250E"/>
    <w:rsid w:val="003B2B21"/>
    <w:rsid w:val="003B50E6"/>
    <w:rsid w:val="003C06ED"/>
    <w:rsid w:val="003C2F12"/>
    <w:rsid w:val="003C2FD2"/>
    <w:rsid w:val="003C3384"/>
    <w:rsid w:val="003C6A11"/>
    <w:rsid w:val="003D2CE2"/>
    <w:rsid w:val="003D565A"/>
    <w:rsid w:val="003D5A61"/>
    <w:rsid w:val="003D63CA"/>
    <w:rsid w:val="003D6BE4"/>
    <w:rsid w:val="003F00F9"/>
    <w:rsid w:val="003F0403"/>
    <w:rsid w:val="003F3718"/>
    <w:rsid w:val="004003B5"/>
    <w:rsid w:val="00404EDC"/>
    <w:rsid w:val="004203B9"/>
    <w:rsid w:val="004218CD"/>
    <w:rsid w:val="00421B7C"/>
    <w:rsid w:val="0042297A"/>
    <w:rsid w:val="00422C71"/>
    <w:rsid w:val="004237B0"/>
    <w:rsid w:val="004327B3"/>
    <w:rsid w:val="004371D1"/>
    <w:rsid w:val="0044250E"/>
    <w:rsid w:val="00442CC9"/>
    <w:rsid w:val="004446D7"/>
    <w:rsid w:val="00447C5C"/>
    <w:rsid w:val="0045070B"/>
    <w:rsid w:val="00455F38"/>
    <w:rsid w:val="00464FEA"/>
    <w:rsid w:val="004661E9"/>
    <w:rsid w:val="004662EE"/>
    <w:rsid w:val="004724C1"/>
    <w:rsid w:val="00472835"/>
    <w:rsid w:val="00476C93"/>
    <w:rsid w:val="00480FFB"/>
    <w:rsid w:val="00485279"/>
    <w:rsid w:val="00490CEF"/>
    <w:rsid w:val="00491FBA"/>
    <w:rsid w:val="00496760"/>
    <w:rsid w:val="004A1C83"/>
    <w:rsid w:val="004A734D"/>
    <w:rsid w:val="004A7B41"/>
    <w:rsid w:val="004B2DEB"/>
    <w:rsid w:val="004B55B0"/>
    <w:rsid w:val="004C1DA6"/>
    <w:rsid w:val="004C3672"/>
    <w:rsid w:val="004C419D"/>
    <w:rsid w:val="004D6C19"/>
    <w:rsid w:val="004D6C37"/>
    <w:rsid w:val="004D75A1"/>
    <w:rsid w:val="004E0405"/>
    <w:rsid w:val="004E3ABE"/>
    <w:rsid w:val="004E4646"/>
    <w:rsid w:val="004E4ED8"/>
    <w:rsid w:val="004F0CAB"/>
    <w:rsid w:val="004F0D78"/>
    <w:rsid w:val="004F1662"/>
    <w:rsid w:val="004F2BAB"/>
    <w:rsid w:val="004F49E4"/>
    <w:rsid w:val="004F580B"/>
    <w:rsid w:val="0050135D"/>
    <w:rsid w:val="00501BF0"/>
    <w:rsid w:val="005021D9"/>
    <w:rsid w:val="00505EBF"/>
    <w:rsid w:val="0050733F"/>
    <w:rsid w:val="00512971"/>
    <w:rsid w:val="0051635D"/>
    <w:rsid w:val="00532FFA"/>
    <w:rsid w:val="00535D91"/>
    <w:rsid w:val="0054708B"/>
    <w:rsid w:val="005569F0"/>
    <w:rsid w:val="0058140F"/>
    <w:rsid w:val="00581B87"/>
    <w:rsid w:val="00587BF0"/>
    <w:rsid w:val="00592EBF"/>
    <w:rsid w:val="005A26D1"/>
    <w:rsid w:val="005B4E80"/>
    <w:rsid w:val="005C61DA"/>
    <w:rsid w:val="005D3ACF"/>
    <w:rsid w:val="005D441F"/>
    <w:rsid w:val="005D49E0"/>
    <w:rsid w:val="005D5EC7"/>
    <w:rsid w:val="005E11EE"/>
    <w:rsid w:val="005E2131"/>
    <w:rsid w:val="005F5AE9"/>
    <w:rsid w:val="005F7321"/>
    <w:rsid w:val="00604A9C"/>
    <w:rsid w:val="00606362"/>
    <w:rsid w:val="00606722"/>
    <w:rsid w:val="00607AC7"/>
    <w:rsid w:val="00607B7F"/>
    <w:rsid w:val="00611771"/>
    <w:rsid w:val="00613BC9"/>
    <w:rsid w:val="006200FD"/>
    <w:rsid w:val="006219F5"/>
    <w:rsid w:val="00630FB9"/>
    <w:rsid w:val="00642761"/>
    <w:rsid w:val="00644A10"/>
    <w:rsid w:val="00650E20"/>
    <w:rsid w:val="006511A4"/>
    <w:rsid w:val="00652BF2"/>
    <w:rsid w:val="006530CA"/>
    <w:rsid w:val="00653F8C"/>
    <w:rsid w:val="00662878"/>
    <w:rsid w:val="006715CC"/>
    <w:rsid w:val="00673AE4"/>
    <w:rsid w:val="00673F4E"/>
    <w:rsid w:val="0068224A"/>
    <w:rsid w:val="00684441"/>
    <w:rsid w:val="00684FDE"/>
    <w:rsid w:val="0068632E"/>
    <w:rsid w:val="006870D1"/>
    <w:rsid w:val="00695E23"/>
    <w:rsid w:val="006A3958"/>
    <w:rsid w:val="006A5CF7"/>
    <w:rsid w:val="006A5DB5"/>
    <w:rsid w:val="006A695D"/>
    <w:rsid w:val="006A7854"/>
    <w:rsid w:val="006B1D99"/>
    <w:rsid w:val="006B3748"/>
    <w:rsid w:val="006C1308"/>
    <w:rsid w:val="006C3751"/>
    <w:rsid w:val="006D27E9"/>
    <w:rsid w:val="006D571C"/>
    <w:rsid w:val="006E1415"/>
    <w:rsid w:val="006E29BE"/>
    <w:rsid w:val="006E31D6"/>
    <w:rsid w:val="006E4CAD"/>
    <w:rsid w:val="006E74D1"/>
    <w:rsid w:val="006F037C"/>
    <w:rsid w:val="006F217D"/>
    <w:rsid w:val="006F4206"/>
    <w:rsid w:val="006F4342"/>
    <w:rsid w:val="006F65B7"/>
    <w:rsid w:val="006F7735"/>
    <w:rsid w:val="006F7FB4"/>
    <w:rsid w:val="00701B90"/>
    <w:rsid w:val="00702994"/>
    <w:rsid w:val="00704B52"/>
    <w:rsid w:val="0070750F"/>
    <w:rsid w:val="00707998"/>
    <w:rsid w:val="00711C08"/>
    <w:rsid w:val="00713F2A"/>
    <w:rsid w:val="00727DFF"/>
    <w:rsid w:val="007320E1"/>
    <w:rsid w:val="00735B48"/>
    <w:rsid w:val="0074127F"/>
    <w:rsid w:val="00741700"/>
    <w:rsid w:val="00751A10"/>
    <w:rsid w:val="00752ECF"/>
    <w:rsid w:val="00753C8D"/>
    <w:rsid w:val="0075797E"/>
    <w:rsid w:val="00760BFB"/>
    <w:rsid w:val="00760CBE"/>
    <w:rsid w:val="007644FF"/>
    <w:rsid w:val="0076596D"/>
    <w:rsid w:val="00766118"/>
    <w:rsid w:val="0077097B"/>
    <w:rsid w:val="007713C3"/>
    <w:rsid w:val="007875D5"/>
    <w:rsid w:val="00794355"/>
    <w:rsid w:val="00795973"/>
    <w:rsid w:val="00797A53"/>
    <w:rsid w:val="007A03FA"/>
    <w:rsid w:val="007A2876"/>
    <w:rsid w:val="007A291B"/>
    <w:rsid w:val="007A54F2"/>
    <w:rsid w:val="007A62A6"/>
    <w:rsid w:val="007B3952"/>
    <w:rsid w:val="007B5C19"/>
    <w:rsid w:val="007B6198"/>
    <w:rsid w:val="007B6742"/>
    <w:rsid w:val="007B6CFB"/>
    <w:rsid w:val="007C21FF"/>
    <w:rsid w:val="007D5C55"/>
    <w:rsid w:val="007E1453"/>
    <w:rsid w:val="007E61D1"/>
    <w:rsid w:val="007F775E"/>
    <w:rsid w:val="00801596"/>
    <w:rsid w:val="008039F6"/>
    <w:rsid w:val="0081047A"/>
    <w:rsid w:val="00823B3F"/>
    <w:rsid w:val="00830300"/>
    <w:rsid w:val="0083491F"/>
    <w:rsid w:val="0085049B"/>
    <w:rsid w:val="0085294C"/>
    <w:rsid w:val="00854F7D"/>
    <w:rsid w:val="008575D8"/>
    <w:rsid w:val="00863231"/>
    <w:rsid w:val="00867FA7"/>
    <w:rsid w:val="00874608"/>
    <w:rsid w:val="008824C0"/>
    <w:rsid w:val="00882596"/>
    <w:rsid w:val="00885F79"/>
    <w:rsid w:val="00887BFC"/>
    <w:rsid w:val="0089109F"/>
    <w:rsid w:val="00893092"/>
    <w:rsid w:val="00896EEC"/>
    <w:rsid w:val="008A1D1E"/>
    <w:rsid w:val="008A2ACD"/>
    <w:rsid w:val="008A32BE"/>
    <w:rsid w:val="008B2EF3"/>
    <w:rsid w:val="008B359A"/>
    <w:rsid w:val="008B4F0A"/>
    <w:rsid w:val="008C1C0D"/>
    <w:rsid w:val="008C3ECC"/>
    <w:rsid w:val="008C518A"/>
    <w:rsid w:val="008C7F6C"/>
    <w:rsid w:val="008D4D4C"/>
    <w:rsid w:val="008D5F83"/>
    <w:rsid w:val="008E302B"/>
    <w:rsid w:val="008E3D66"/>
    <w:rsid w:val="008E66DA"/>
    <w:rsid w:val="008F2C10"/>
    <w:rsid w:val="00901F71"/>
    <w:rsid w:val="00912D50"/>
    <w:rsid w:val="00915E8A"/>
    <w:rsid w:val="00920899"/>
    <w:rsid w:val="00924E95"/>
    <w:rsid w:val="00927DD3"/>
    <w:rsid w:val="00930A43"/>
    <w:rsid w:val="009310F4"/>
    <w:rsid w:val="009336C3"/>
    <w:rsid w:val="00943211"/>
    <w:rsid w:val="009434F7"/>
    <w:rsid w:val="009479C2"/>
    <w:rsid w:val="009540D4"/>
    <w:rsid w:val="00960ABF"/>
    <w:rsid w:val="00961987"/>
    <w:rsid w:val="00963A13"/>
    <w:rsid w:val="00965BBF"/>
    <w:rsid w:val="00966E8F"/>
    <w:rsid w:val="009773AA"/>
    <w:rsid w:val="00977FED"/>
    <w:rsid w:val="00980537"/>
    <w:rsid w:val="009812FE"/>
    <w:rsid w:val="00992059"/>
    <w:rsid w:val="00993917"/>
    <w:rsid w:val="0099486F"/>
    <w:rsid w:val="009975AC"/>
    <w:rsid w:val="009A2E08"/>
    <w:rsid w:val="009A4692"/>
    <w:rsid w:val="009A518F"/>
    <w:rsid w:val="009A7D7B"/>
    <w:rsid w:val="009B0839"/>
    <w:rsid w:val="009B2C23"/>
    <w:rsid w:val="009C2C44"/>
    <w:rsid w:val="009C2F85"/>
    <w:rsid w:val="009C39AA"/>
    <w:rsid w:val="009C7612"/>
    <w:rsid w:val="009D197A"/>
    <w:rsid w:val="009D649E"/>
    <w:rsid w:val="009D70E8"/>
    <w:rsid w:val="009E0904"/>
    <w:rsid w:val="009E22CC"/>
    <w:rsid w:val="009E2C63"/>
    <w:rsid w:val="009E6A86"/>
    <w:rsid w:val="009E72E1"/>
    <w:rsid w:val="009E7DEB"/>
    <w:rsid w:val="009E7F88"/>
    <w:rsid w:val="009F1474"/>
    <w:rsid w:val="009F4B57"/>
    <w:rsid w:val="009F52BD"/>
    <w:rsid w:val="009F6401"/>
    <w:rsid w:val="00A015A0"/>
    <w:rsid w:val="00A01E03"/>
    <w:rsid w:val="00A055C2"/>
    <w:rsid w:val="00A07313"/>
    <w:rsid w:val="00A10367"/>
    <w:rsid w:val="00A11F7B"/>
    <w:rsid w:val="00A13A3B"/>
    <w:rsid w:val="00A149DB"/>
    <w:rsid w:val="00A14AC0"/>
    <w:rsid w:val="00A15818"/>
    <w:rsid w:val="00A17A25"/>
    <w:rsid w:val="00A2644D"/>
    <w:rsid w:val="00A26475"/>
    <w:rsid w:val="00A320DA"/>
    <w:rsid w:val="00A32DE4"/>
    <w:rsid w:val="00A35675"/>
    <w:rsid w:val="00A377F8"/>
    <w:rsid w:val="00A40D70"/>
    <w:rsid w:val="00A43216"/>
    <w:rsid w:val="00A50D22"/>
    <w:rsid w:val="00A5227F"/>
    <w:rsid w:val="00A5427B"/>
    <w:rsid w:val="00A55E9E"/>
    <w:rsid w:val="00A5690B"/>
    <w:rsid w:val="00A64E7E"/>
    <w:rsid w:val="00A658FD"/>
    <w:rsid w:val="00A70547"/>
    <w:rsid w:val="00A7409B"/>
    <w:rsid w:val="00A80D3D"/>
    <w:rsid w:val="00A9305C"/>
    <w:rsid w:val="00A95D82"/>
    <w:rsid w:val="00A976A8"/>
    <w:rsid w:val="00AA5C66"/>
    <w:rsid w:val="00AA6447"/>
    <w:rsid w:val="00AA6A1B"/>
    <w:rsid w:val="00AB2A30"/>
    <w:rsid w:val="00AB370F"/>
    <w:rsid w:val="00AB6B35"/>
    <w:rsid w:val="00AB7839"/>
    <w:rsid w:val="00AC20FF"/>
    <w:rsid w:val="00AC41CF"/>
    <w:rsid w:val="00AD0875"/>
    <w:rsid w:val="00AD226F"/>
    <w:rsid w:val="00AD320D"/>
    <w:rsid w:val="00AE1CF6"/>
    <w:rsid w:val="00AF5941"/>
    <w:rsid w:val="00AF69E0"/>
    <w:rsid w:val="00B04902"/>
    <w:rsid w:val="00B061FC"/>
    <w:rsid w:val="00B0645B"/>
    <w:rsid w:val="00B11503"/>
    <w:rsid w:val="00B22CBB"/>
    <w:rsid w:val="00B350F7"/>
    <w:rsid w:val="00B42E38"/>
    <w:rsid w:val="00B50847"/>
    <w:rsid w:val="00B5292B"/>
    <w:rsid w:val="00B57E05"/>
    <w:rsid w:val="00B60954"/>
    <w:rsid w:val="00B60BA3"/>
    <w:rsid w:val="00B62CAB"/>
    <w:rsid w:val="00B63548"/>
    <w:rsid w:val="00B64F5E"/>
    <w:rsid w:val="00B6766F"/>
    <w:rsid w:val="00B7645D"/>
    <w:rsid w:val="00B822C9"/>
    <w:rsid w:val="00B83A8F"/>
    <w:rsid w:val="00B84AB1"/>
    <w:rsid w:val="00B9085D"/>
    <w:rsid w:val="00B90984"/>
    <w:rsid w:val="00B95B08"/>
    <w:rsid w:val="00BB4AC4"/>
    <w:rsid w:val="00BB75FD"/>
    <w:rsid w:val="00BB7804"/>
    <w:rsid w:val="00BC4A6C"/>
    <w:rsid w:val="00BC523C"/>
    <w:rsid w:val="00BD47BA"/>
    <w:rsid w:val="00BE113D"/>
    <w:rsid w:val="00BE2484"/>
    <w:rsid w:val="00BE362A"/>
    <w:rsid w:val="00BE3B65"/>
    <w:rsid w:val="00BE3F89"/>
    <w:rsid w:val="00BE6B65"/>
    <w:rsid w:val="00BE6FB6"/>
    <w:rsid w:val="00BF5B87"/>
    <w:rsid w:val="00BF5BBD"/>
    <w:rsid w:val="00BF7FBE"/>
    <w:rsid w:val="00C014F8"/>
    <w:rsid w:val="00C0167C"/>
    <w:rsid w:val="00C03C3C"/>
    <w:rsid w:val="00C05EBC"/>
    <w:rsid w:val="00C10E73"/>
    <w:rsid w:val="00C133A8"/>
    <w:rsid w:val="00C15D58"/>
    <w:rsid w:val="00C167E9"/>
    <w:rsid w:val="00C20A7C"/>
    <w:rsid w:val="00C2115F"/>
    <w:rsid w:val="00C234E0"/>
    <w:rsid w:val="00C24077"/>
    <w:rsid w:val="00C2564F"/>
    <w:rsid w:val="00C34583"/>
    <w:rsid w:val="00C3472A"/>
    <w:rsid w:val="00C35F83"/>
    <w:rsid w:val="00C47634"/>
    <w:rsid w:val="00C50CFE"/>
    <w:rsid w:val="00C53E83"/>
    <w:rsid w:val="00C540D4"/>
    <w:rsid w:val="00C62AFD"/>
    <w:rsid w:val="00C634BA"/>
    <w:rsid w:val="00C63F27"/>
    <w:rsid w:val="00C65E0E"/>
    <w:rsid w:val="00C66174"/>
    <w:rsid w:val="00C66CA4"/>
    <w:rsid w:val="00C70174"/>
    <w:rsid w:val="00C71019"/>
    <w:rsid w:val="00C716F0"/>
    <w:rsid w:val="00C8006A"/>
    <w:rsid w:val="00C80A7D"/>
    <w:rsid w:val="00C80DB5"/>
    <w:rsid w:val="00C83763"/>
    <w:rsid w:val="00C868F9"/>
    <w:rsid w:val="00C9322B"/>
    <w:rsid w:val="00C93716"/>
    <w:rsid w:val="00CA3657"/>
    <w:rsid w:val="00CA4A55"/>
    <w:rsid w:val="00CA6219"/>
    <w:rsid w:val="00CC2732"/>
    <w:rsid w:val="00CC6C96"/>
    <w:rsid w:val="00CC7262"/>
    <w:rsid w:val="00CD33A1"/>
    <w:rsid w:val="00CD4DDC"/>
    <w:rsid w:val="00CD53F8"/>
    <w:rsid w:val="00CD7BD2"/>
    <w:rsid w:val="00CE76B6"/>
    <w:rsid w:val="00CF3F08"/>
    <w:rsid w:val="00CF7E7E"/>
    <w:rsid w:val="00D03957"/>
    <w:rsid w:val="00D045CC"/>
    <w:rsid w:val="00D04CCB"/>
    <w:rsid w:val="00D05C27"/>
    <w:rsid w:val="00D072A5"/>
    <w:rsid w:val="00D12E6C"/>
    <w:rsid w:val="00D1462D"/>
    <w:rsid w:val="00D2637C"/>
    <w:rsid w:val="00D303F3"/>
    <w:rsid w:val="00D31200"/>
    <w:rsid w:val="00D333C7"/>
    <w:rsid w:val="00D35B13"/>
    <w:rsid w:val="00D42928"/>
    <w:rsid w:val="00D4408B"/>
    <w:rsid w:val="00D458CE"/>
    <w:rsid w:val="00D50DC7"/>
    <w:rsid w:val="00D5306F"/>
    <w:rsid w:val="00D53F04"/>
    <w:rsid w:val="00D5492B"/>
    <w:rsid w:val="00D66901"/>
    <w:rsid w:val="00D67954"/>
    <w:rsid w:val="00D7133C"/>
    <w:rsid w:val="00D75B07"/>
    <w:rsid w:val="00D8142F"/>
    <w:rsid w:val="00D82793"/>
    <w:rsid w:val="00D82F26"/>
    <w:rsid w:val="00D83093"/>
    <w:rsid w:val="00D848EE"/>
    <w:rsid w:val="00D87784"/>
    <w:rsid w:val="00D960E6"/>
    <w:rsid w:val="00D97044"/>
    <w:rsid w:val="00D97274"/>
    <w:rsid w:val="00DA0A17"/>
    <w:rsid w:val="00DA1971"/>
    <w:rsid w:val="00DA5666"/>
    <w:rsid w:val="00DA7746"/>
    <w:rsid w:val="00DB1D79"/>
    <w:rsid w:val="00DB427D"/>
    <w:rsid w:val="00DB47E7"/>
    <w:rsid w:val="00DB715B"/>
    <w:rsid w:val="00DC01DB"/>
    <w:rsid w:val="00DC3389"/>
    <w:rsid w:val="00DC53CF"/>
    <w:rsid w:val="00DC7531"/>
    <w:rsid w:val="00DD1649"/>
    <w:rsid w:val="00DD499E"/>
    <w:rsid w:val="00DE0B6F"/>
    <w:rsid w:val="00DE4B6D"/>
    <w:rsid w:val="00DF7145"/>
    <w:rsid w:val="00E00656"/>
    <w:rsid w:val="00E0095F"/>
    <w:rsid w:val="00E01748"/>
    <w:rsid w:val="00E01770"/>
    <w:rsid w:val="00E05BCE"/>
    <w:rsid w:val="00E14834"/>
    <w:rsid w:val="00E23216"/>
    <w:rsid w:val="00E27478"/>
    <w:rsid w:val="00E31257"/>
    <w:rsid w:val="00E36F58"/>
    <w:rsid w:val="00E410AD"/>
    <w:rsid w:val="00E422A1"/>
    <w:rsid w:val="00E449FD"/>
    <w:rsid w:val="00E471BC"/>
    <w:rsid w:val="00E5070A"/>
    <w:rsid w:val="00E566F0"/>
    <w:rsid w:val="00E60AC9"/>
    <w:rsid w:val="00E65968"/>
    <w:rsid w:val="00E7324C"/>
    <w:rsid w:val="00E742FF"/>
    <w:rsid w:val="00E752F9"/>
    <w:rsid w:val="00E77089"/>
    <w:rsid w:val="00E80179"/>
    <w:rsid w:val="00E81315"/>
    <w:rsid w:val="00E82C5A"/>
    <w:rsid w:val="00E846FB"/>
    <w:rsid w:val="00E9286B"/>
    <w:rsid w:val="00EA73A9"/>
    <w:rsid w:val="00EA7FA0"/>
    <w:rsid w:val="00EB036B"/>
    <w:rsid w:val="00EB0530"/>
    <w:rsid w:val="00EB3826"/>
    <w:rsid w:val="00EB60BD"/>
    <w:rsid w:val="00EB7088"/>
    <w:rsid w:val="00EC7155"/>
    <w:rsid w:val="00EC72C0"/>
    <w:rsid w:val="00ED1116"/>
    <w:rsid w:val="00ED364C"/>
    <w:rsid w:val="00ED4846"/>
    <w:rsid w:val="00ED530C"/>
    <w:rsid w:val="00ED72EB"/>
    <w:rsid w:val="00ED7C9C"/>
    <w:rsid w:val="00EE1ED3"/>
    <w:rsid w:val="00EE2771"/>
    <w:rsid w:val="00EE299D"/>
    <w:rsid w:val="00EF0A21"/>
    <w:rsid w:val="00EF12CA"/>
    <w:rsid w:val="00EF3C62"/>
    <w:rsid w:val="00EF505E"/>
    <w:rsid w:val="00EF6BB5"/>
    <w:rsid w:val="00F10D9D"/>
    <w:rsid w:val="00F12577"/>
    <w:rsid w:val="00F20488"/>
    <w:rsid w:val="00F30BA7"/>
    <w:rsid w:val="00F33BC4"/>
    <w:rsid w:val="00F345D8"/>
    <w:rsid w:val="00F353B0"/>
    <w:rsid w:val="00F41AC4"/>
    <w:rsid w:val="00F55B96"/>
    <w:rsid w:val="00F560D3"/>
    <w:rsid w:val="00F61236"/>
    <w:rsid w:val="00F64AEF"/>
    <w:rsid w:val="00F70D6B"/>
    <w:rsid w:val="00F719CB"/>
    <w:rsid w:val="00F724C5"/>
    <w:rsid w:val="00F75109"/>
    <w:rsid w:val="00F92533"/>
    <w:rsid w:val="00FA27F8"/>
    <w:rsid w:val="00FA4CE4"/>
    <w:rsid w:val="00FB0D07"/>
    <w:rsid w:val="00FB32CD"/>
    <w:rsid w:val="00FB3337"/>
    <w:rsid w:val="00FB4228"/>
    <w:rsid w:val="00FB48DD"/>
    <w:rsid w:val="00FB64D6"/>
    <w:rsid w:val="00FC2AD8"/>
    <w:rsid w:val="00FC4385"/>
    <w:rsid w:val="00FC49E5"/>
    <w:rsid w:val="00FC5BD8"/>
    <w:rsid w:val="00FC5D6D"/>
    <w:rsid w:val="00FD2D4D"/>
    <w:rsid w:val="00FD42D1"/>
    <w:rsid w:val="00FD6DB9"/>
    <w:rsid w:val="00FD75C6"/>
    <w:rsid w:val="00FE008C"/>
    <w:rsid w:val="00FE1103"/>
    <w:rsid w:val="00FF2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89CC"/>
  <w15:chartTrackingRefBased/>
  <w15:docId w15:val="{DDEA81E8-DD83-5F4B-BE5B-FA85FAE33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5666"/>
    <w:rPr>
      <w:rFonts w:ascii="Times New Roman" w:eastAsia="Times New Roman" w:hAnsi="Times New Roman" w:cs="Times New Roman"/>
    </w:rPr>
  </w:style>
  <w:style w:type="paragraph" w:styleId="Heading3">
    <w:name w:val="heading 3"/>
    <w:basedOn w:val="Normal"/>
    <w:link w:val="Heading3Char"/>
    <w:uiPriority w:val="9"/>
    <w:qFormat/>
    <w:rsid w:val="000D35E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713F2A"/>
    <w:pPr>
      <w:jc w:val="center"/>
    </w:pPr>
    <w:rPr>
      <w:rFonts w:ascii="Calibri" w:eastAsiaTheme="minorEastAsia" w:hAnsi="Calibri" w:cs="Calibri"/>
      <w:noProof/>
    </w:rPr>
  </w:style>
  <w:style w:type="character" w:customStyle="1" w:styleId="EndNoteBibliographyTitleChar">
    <w:name w:val="EndNote Bibliography Title Char"/>
    <w:basedOn w:val="DefaultParagraphFont"/>
    <w:link w:val="EndNoteBibliographyTitle"/>
    <w:rsid w:val="00713F2A"/>
    <w:rPr>
      <w:rFonts w:ascii="Calibri" w:hAnsi="Calibri" w:cs="Calibri"/>
      <w:noProof/>
    </w:rPr>
  </w:style>
  <w:style w:type="paragraph" w:customStyle="1" w:styleId="EndNoteBibliography">
    <w:name w:val="EndNote Bibliography"/>
    <w:basedOn w:val="Normal"/>
    <w:link w:val="EndNoteBibliographyChar"/>
    <w:rsid w:val="00713F2A"/>
    <w:rPr>
      <w:rFonts w:ascii="Calibri" w:eastAsiaTheme="minorEastAsia" w:hAnsi="Calibri" w:cs="Calibri"/>
      <w:noProof/>
    </w:rPr>
  </w:style>
  <w:style w:type="character" w:customStyle="1" w:styleId="EndNoteBibliographyChar">
    <w:name w:val="EndNote Bibliography Char"/>
    <w:basedOn w:val="DefaultParagraphFont"/>
    <w:link w:val="EndNoteBibliography"/>
    <w:rsid w:val="00713F2A"/>
    <w:rPr>
      <w:rFonts w:ascii="Calibri" w:hAnsi="Calibri" w:cs="Calibri"/>
      <w:noProof/>
    </w:rPr>
  </w:style>
  <w:style w:type="paragraph" w:styleId="BalloonText">
    <w:name w:val="Balloon Text"/>
    <w:basedOn w:val="Normal"/>
    <w:link w:val="BalloonTextChar"/>
    <w:uiPriority w:val="99"/>
    <w:semiHidden/>
    <w:unhideWhenUsed/>
    <w:rsid w:val="00650E20"/>
    <w:rPr>
      <w:rFonts w:eastAsiaTheme="minorEastAsia"/>
      <w:sz w:val="18"/>
      <w:szCs w:val="18"/>
    </w:rPr>
  </w:style>
  <w:style w:type="character" w:customStyle="1" w:styleId="BalloonTextChar">
    <w:name w:val="Balloon Text Char"/>
    <w:basedOn w:val="DefaultParagraphFont"/>
    <w:link w:val="BalloonText"/>
    <w:uiPriority w:val="99"/>
    <w:semiHidden/>
    <w:rsid w:val="00650E2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300"/>
    <w:rPr>
      <w:sz w:val="16"/>
      <w:szCs w:val="16"/>
    </w:rPr>
  </w:style>
  <w:style w:type="paragraph" w:styleId="CommentText">
    <w:name w:val="annotation text"/>
    <w:basedOn w:val="Normal"/>
    <w:link w:val="CommentTextChar"/>
    <w:uiPriority w:val="99"/>
    <w:semiHidden/>
    <w:unhideWhenUsed/>
    <w:rsid w:val="00830300"/>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830300"/>
    <w:rPr>
      <w:sz w:val="20"/>
      <w:szCs w:val="20"/>
    </w:rPr>
  </w:style>
  <w:style w:type="paragraph" w:styleId="CommentSubject">
    <w:name w:val="annotation subject"/>
    <w:basedOn w:val="CommentText"/>
    <w:next w:val="CommentText"/>
    <w:link w:val="CommentSubjectChar"/>
    <w:uiPriority w:val="99"/>
    <w:semiHidden/>
    <w:unhideWhenUsed/>
    <w:rsid w:val="00830300"/>
    <w:rPr>
      <w:b/>
      <w:bCs/>
    </w:rPr>
  </w:style>
  <w:style w:type="character" w:customStyle="1" w:styleId="CommentSubjectChar">
    <w:name w:val="Comment Subject Char"/>
    <w:basedOn w:val="CommentTextChar"/>
    <w:link w:val="CommentSubject"/>
    <w:uiPriority w:val="99"/>
    <w:semiHidden/>
    <w:rsid w:val="00830300"/>
    <w:rPr>
      <w:b/>
      <w:bCs/>
      <w:sz w:val="20"/>
      <w:szCs w:val="20"/>
    </w:rPr>
  </w:style>
  <w:style w:type="paragraph" w:styleId="Revision">
    <w:name w:val="Revision"/>
    <w:hidden/>
    <w:uiPriority w:val="99"/>
    <w:semiHidden/>
    <w:rsid w:val="002B4FF8"/>
  </w:style>
  <w:style w:type="character" w:styleId="Hyperlink">
    <w:name w:val="Hyperlink"/>
    <w:basedOn w:val="DefaultParagraphFont"/>
    <w:uiPriority w:val="99"/>
    <w:unhideWhenUsed/>
    <w:rsid w:val="00FC5D6D"/>
    <w:rPr>
      <w:color w:val="0000FF"/>
      <w:u w:val="single"/>
    </w:rPr>
  </w:style>
  <w:style w:type="character" w:styleId="FollowedHyperlink">
    <w:name w:val="FollowedHyperlink"/>
    <w:basedOn w:val="DefaultParagraphFont"/>
    <w:uiPriority w:val="99"/>
    <w:semiHidden/>
    <w:unhideWhenUsed/>
    <w:rsid w:val="00FC5D6D"/>
    <w:rPr>
      <w:color w:val="954F72" w:themeColor="followedHyperlink"/>
      <w:u w:val="single"/>
    </w:rPr>
  </w:style>
  <w:style w:type="character" w:styleId="UnresolvedMention">
    <w:name w:val="Unresolved Mention"/>
    <w:basedOn w:val="DefaultParagraphFont"/>
    <w:uiPriority w:val="99"/>
    <w:semiHidden/>
    <w:unhideWhenUsed/>
    <w:rsid w:val="003F00F9"/>
    <w:rPr>
      <w:color w:val="605E5C"/>
      <w:shd w:val="clear" w:color="auto" w:fill="E1DFDD"/>
    </w:rPr>
  </w:style>
  <w:style w:type="paragraph" w:styleId="ListParagraph">
    <w:name w:val="List Paragraph"/>
    <w:basedOn w:val="Normal"/>
    <w:uiPriority w:val="34"/>
    <w:qFormat/>
    <w:rsid w:val="00D67954"/>
    <w:pPr>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0D35E1"/>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06362"/>
  </w:style>
  <w:style w:type="paragraph" w:styleId="Footer">
    <w:name w:val="footer"/>
    <w:basedOn w:val="Normal"/>
    <w:link w:val="Foot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06362"/>
  </w:style>
  <w:style w:type="character" w:styleId="PageNumber">
    <w:name w:val="page number"/>
    <w:basedOn w:val="DefaultParagraphFont"/>
    <w:uiPriority w:val="99"/>
    <w:semiHidden/>
    <w:unhideWhenUsed/>
    <w:rsid w:val="00606362"/>
  </w:style>
  <w:style w:type="character" w:customStyle="1" w:styleId="citationref">
    <w:name w:val="citationref"/>
    <w:basedOn w:val="DefaultParagraphFont"/>
    <w:rsid w:val="00D0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7994">
      <w:bodyDiv w:val="1"/>
      <w:marLeft w:val="0"/>
      <w:marRight w:val="0"/>
      <w:marTop w:val="0"/>
      <w:marBottom w:val="0"/>
      <w:divBdr>
        <w:top w:val="none" w:sz="0" w:space="0" w:color="auto"/>
        <w:left w:val="none" w:sz="0" w:space="0" w:color="auto"/>
        <w:bottom w:val="none" w:sz="0" w:space="0" w:color="auto"/>
        <w:right w:val="none" w:sz="0" w:space="0" w:color="auto"/>
      </w:divBdr>
    </w:div>
    <w:div w:id="133373569">
      <w:bodyDiv w:val="1"/>
      <w:marLeft w:val="0"/>
      <w:marRight w:val="0"/>
      <w:marTop w:val="0"/>
      <w:marBottom w:val="0"/>
      <w:divBdr>
        <w:top w:val="none" w:sz="0" w:space="0" w:color="auto"/>
        <w:left w:val="none" w:sz="0" w:space="0" w:color="auto"/>
        <w:bottom w:val="none" w:sz="0" w:space="0" w:color="auto"/>
        <w:right w:val="none" w:sz="0" w:space="0" w:color="auto"/>
      </w:divBdr>
    </w:div>
    <w:div w:id="263735769">
      <w:bodyDiv w:val="1"/>
      <w:marLeft w:val="0"/>
      <w:marRight w:val="0"/>
      <w:marTop w:val="0"/>
      <w:marBottom w:val="0"/>
      <w:divBdr>
        <w:top w:val="none" w:sz="0" w:space="0" w:color="auto"/>
        <w:left w:val="none" w:sz="0" w:space="0" w:color="auto"/>
        <w:bottom w:val="none" w:sz="0" w:space="0" w:color="auto"/>
        <w:right w:val="none" w:sz="0" w:space="0" w:color="auto"/>
      </w:divBdr>
    </w:div>
    <w:div w:id="266811705">
      <w:bodyDiv w:val="1"/>
      <w:marLeft w:val="0"/>
      <w:marRight w:val="0"/>
      <w:marTop w:val="0"/>
      <w:marBottom w:val="0"/>
      <w:divBdr>
        <w:top w:val="none" w:sz="0" w:space="0" w:color="auto"/>
        <w:left w:val="none" w:sz="0" w:space="0" w:color="auto"/>
        <w:bottom w:val="none" w:sz="0" w:space="0" w:color="auto"/>
        <w:right w:val="none" w:sz="0" w:space="0" w:color="auto"/>
      </w:divBdr>
    </w:div>
    <w:div w:id="467284542">
      <w:bodyDiv w:val="1"/>
      <w:marLeft w:val="0"/>
      <w:marRight w:val="0"/>
      <w:marTop w:val="0"/>
      <w:marBottom w:val="0"/>
      <w:divBdr>
        <w:top w:val="none" w:sz="0" w:space="0" w:color="auto"/>
        <w:left w:val="none" w:sz="0" w:space="0" w:color="auto"/>
        <w:bottom w:val="none" w:sz="0" w:space="0" w:color="auto"/>
        <w:right w:val="none" w:sz="0" w:space="0" w:color="auto"/>
      </w:divBdr>
    </w:div>
    <w:div w:id="486828626">
      <w:bodyDiv w:val="1"/>
      <w:marLeft w:val="0"/>
      <w:marRight w:val="0"/>
      <w:marTop w:val="0"/>
      <w:marBottom w:val="0"/>
      <w:divBdr>
        <w:top w:val="none" w:sz="0" w:space="0" w:color="auto"/>
        <w:left w:val="none" w:sz="0" w:space="0" w:color="auto"/>
        <w:bottom w:val="none" w:sz="0" w:space="0" w:color="auto"/>
        <w:right w:val="none" w:sz="0" w:space="0" w:color="auto"/>
      </w:divBdr>
    </w:div>
    <w:div w:id="560992364">
      <w:bodyDiv w:val="1"/>
      <w:marLeft w:val="0"/>
      <w:marRight w:val="0"/>
      <w:marTop w:val="0"/>
      <w:marBottom w:val="0"/>
      <w:divBdr>
        <w:top w:val="none" w:sz="0" w:space="0" w:color="auto"/>
        <w:left w:val="none" w:sz="0" w:space="0" w:color="auto"/>
        <w:bottom w:val="none" w:sz="0" w:space="0" w:color="auto"/>
        <w:right w:val="none" w:sz="0" w:space="0" w:color="auto"/>
      </w:divBdr>
    </w:div>
    <w:div w:id="746805381">
      <w:bodyDiv w:val="1"/>
      <w:marLeft w:val="0"/>
      <w:marRight w:val="0"/>
      <w:marTop w:val="0"/>
      <w:marBottom w:val="0"/>
      <w:divBdr>
        <w:top w:val="none" w:sz="0" w:space="0" w:color="auto"/>
        <w:left w:val="none" w:sz="0" w:space="0" w:color="auto"/>
        <w:bottom w:val="none" w:sz="0" w:space="0" w:color="auto"/>
        <w:right w:val="none" w:sz="0" w:space="0" w:color="auto"/>
      </w:divBdr>
    </w:div>
    <w:div w:id="905798778">
      <w:bodyDiv w:val="1"/>
      <w:marLeft w:val="0"/>
      <w:marRight w:val="0"/>
      <w:marTop w:val="0"/>
      <w:marBottom w:val="0"/>
      <w:divBdr>
        <w:top w:val="none" w:sz="0" w:space="0" w:color="auto"/>
        <w:left w:val="none" w:sz="0" w:space="0" w:color="auto"/>
        <w:bottom w:val="none" w:sz="0" w:space="0" w:color="auto"/>
        <w:right w:val="none" w:sz="0" w:space="0" w:color="auto"/>
      </w:divBdr>
    </w:div>
    <w:div w:id="1019431645">
      <w:bodyDiv w:val="1"/>
      <w:marLeft w:val="0"/>
      <w:marRight w:val="0"/>
      <w:marTop w:val="0"/>
      <w:marBottom w:val="0"/>
      <w:divBdr>
        <w:top w:val="none" w:sz="0" w:space="0" w:color="auto"/>
        <w:left w:val="none" w:sz="0" w:space="0" w:color="auto"/>
        <w:bottom w:val="none" w:sz="0" w:space="0" w:color="auto"/>
        <w:right w:val="none" w:sz="0" w:space="0" w:color="auto"/>
      </w:divBdr>
    </w:div>
    <w:div w:id="1148865943">
      <w:bodyDiv w:val="1"/>
      <w:marLeft w:val="0"/>
      <w:marRight w:val="0"/>
      <w:marTop w:val="0"/>
      <w:marBottom w:val="0"/>
      <w:divBdr>
        <w:top w:val="none" w:sz="0" w:space="0" w:color="auto"/>
        <w:left w:val="none" w:sz="0" w:space="0" w:color="auto"/>
        <w:bottom w:val="none" w:sz="0" w:space="0" w:color="auto"/>
        <w:right w:val="none" w:sz="0" w:space="0" w:color="auto"/>
      </w:divBdr>
      <w:divsChild>
        <w:div w:id="1092046972">
          <w:marLeft w:val="0"/>
          <w:marRight w:val="0"/>
          <w:marTop w:val="0"/>
          <w:marBottom w:val="0"/>
          <w:divBdr>
            <w:top w:val="none" w:sz="0" w:space="0" w:color="auto"/>
            <w:left w:val="none" w:sz="0" w:space="0" w:color="auto"/>
            <w:bottom w:val="none" w:sz="0" w:space="0" w:color="auto"/>
            <w:right w:val="none" w:sz="0" w:space="0" w:color="auto"/>
          </w:divBdr>
        </w:div>
      </w:divsChild>
    </w:div>
    <w:div w:id="1266110837">
      <w:bodyDiv w:val="1"/>
      <w:marLeft w:val="0"/>
      <w:marRight w:val="0"/>
      <w:marTop w:val="0"/>
      <w:marBottom w:val="0"/>
      <w:divBdr>
        <w:top w:val="none" w:sz="0" w:space="0" w:color="auto"/>
        <w:left w:val="none" w:sz="0" w:space="0" w:color="auto"/>
        <w:bottom w:val="none" w:sz="0" w:space="0" w:color="auto"/>
        <w:right w:val="none" w:sz="0" w:space="0" w:color="auto"/>
      </w:divBdr>
    </w:div>
    <w:div w:id="1273394809">
      <w:bodyDiv w:val="1"/>
      <w:marLeft w:val="0"/>
      <w:marRight w:val="0"/>
      <w:marTop w:val="0"/>
      <w:marBottom w:val="0"/>
      <w:divBdr>
        <w:top w:val="none" w:sz="0" w:space="0" w:color="auto"/>
        <w:left w:val="none" w:sz="0" w:space="0" w:color="auto"/>
        <w:bottom w:val="none" w:sz="0" w:space="0" w:color="auto"/>
        <w:right w:val="none" w:sz="0" w:space="0" w:color="auto"/>
      </w:divBdr>
    </w:div>
    <w:div w:id="1315184812">
      <w:bodyDiv w:val="1"/>
      <w:marLeft w:val="0"/>
      <w:marRight w:val="0"/>
      <w:marTop w:val="0"/>
      <w:marBottom w:val="0"/>
      <w:divBdr>
        <w:top w:val="none" w:sz="0" w:space="0" w:color="auto"/>
        <w:left w:val="none" w:sz="0" w:space="0" w:color="auto"/>
        <w:bottom w:val="none" w:sz="0" w:space="0" w:color="auto"/>
        <w:right w:val="none" w:sz="0" w:space="0" w:color="auto"/>
      </w:divBdr>
    </w:div>
    <w:div w:id="1365717740">
      <w:bodyDiv w:val="1"/>
      <w:marLeft w:val="0"/>
      <w:marRight w:val="0"/>
      <w:marTop w:val="0"/>
      <w:marBottom w:val="0"/>
      <w:divBdr>
        <w:top w:val="none" w:sz="0" w:space="0" w:color="auto"/>
        <w:left w:val="none" w:sz="0" w:space="0" w:color="auto"/>
        <w:bottom w:val="none" w:sz="0" w:space="0" w:color="auto"/>
        <w:right w:val="none" w:sz="0" w:space="0" w:color="auto"/>
      </w:divBdr>
    </w:div>
    <w:div w:id="1390886477">
      <w:bodyDiv w:val="1"/>
      <w:marLeft w:val="0"/>
      <w:marRight w:val="0"/>
      <w:marTop w:val="0"/>
      <w:marBottom w:val="0"/>
      <w:divBdr>
        <w:top w:val="none" w:sz="0" w:space="0" w:color="auto"/>
        <w:left w:val="none" w:sz="0" w:space="0" w:color="auto"/>
        <w:bottom w:val="none" w:sz="0" w:space="0" w:color="auto"/>
        <w:right w:val="none" w:sz="0" w:space="0" w:color="auto"/>
      </w:divBdr>
    </w:div>
    <w:div w:id="1446073506">
      <w:bodyDiv w:val="1"/>
      <w:marLeft w:val="0"/>
      <w:marRight w:val="0"/>
      <w:marTop w:val="0"/>
      <w:marBottom w:val="0"/>
      <w:divBdr>
        <w:top w:val="none" w:sz="0" w:space="0" w:color="auto"/>
        <w:left w:val="none" w:sz="0" w:space="0" w:color="auto"/>
        <w:bottom w:val="none" w:sz="0" w:space="0" w:color="auto"/>
        <w:right w:val="none" w:sz="0" w:space="0" w:color="auto"/>
      </w:divBdr>
    </w:div>
    <w:div w:id="1744713902">
      <w:bodyDiv w:val="1"/>
      <w:marLeft w:val="0"/>
      <w:marRight w:val="0"/>
      <w:marTop w:val="0"/>
      <w:marBottom w:val="0"/>
      <w:divBdr>
        <w:top w:val="none" w:sz="0" w:space="0" w:color="auto"/>
        <w:left w:val="none" w:sz="0" w:space="0" w:color="auto"/>
        <w:bottom w:val="none" w:sz="0" w:space="0" w:color="auto"/>
        <w:right w:val="none" w:sz="0" w:space="0" w:color="auto"/>
      </w:divBdr>
    </w:div>
    <w:div w:id="1817914184">
      <w:bodyDiv w:val="1"/>
      <w:marLeft w:val="0"/>
      <w:marRight w:val="0"/>
      <w:marTop w:val="0"/>
      <w:marBottom w:val="0"/>
      <w:divBdr>
        <w:top w:val="none" w:sz="0" w:space="0" w:color="auto"/>
        <w:left w:val="none" w:sz="0" w:space="0" w:color="auto"/>
        <w:bottom w:val="none" w:sz="0" w:space="0" w:color="auto"/>
        <w:right w:val="none" w:sz="0" w:space="0" w:color="auto"/>
      </w:divBdr>
    </w:div>
    <w:div w:id="1833058761">
      <w:bodyDiv w:val="1"/>
      <w:marLeft w:val="0"/>
      <w:marRight w:val="0"/>
      <w:marTop w:val="0"/>
      <w:marBottom w:val="0"/>
      <w:divBdr>
        <w:top w:val="none" w:sz="0" w:space="0" w:color="auto"/>
        <w:left w:val="none" w:sz="0" w:space="0" w:color="auto"/>
        <w:bottom w:val="none" w:sz="0" w:space="0" w:color="auto"/>
        <w:right w:val="none" w:sz="0" w:space="0" w:color="auto"/>
      </w:divBdr>
    </w:div>
    <w:div w:id="1995445550">
      <w:bodyDiv w:val="1"/>
      <w:marLeft w:val="0"/>
      <w:marRight w:val="0"/>
      <w:marTop w:val="0"/>
      <w:marBottom w:val="0"/>
      <w:divBdr>
        <w:top w:val="none" w:sz="0" w:space="0" w:color="auto"/>
        <w:left w:val="none" w:sz="0" w:space="0" w:color="auto"/>
        <w:bottom w:val="none" w:sz="0" w:space="0" w:color="auto"/>
        <w:right w:val="none" w:sz="0" w:space="0" w:color="auto"/>
      </w:divBdr>
    </w:div>
    <w:div w:id="212403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FB943-A96A-F044-A4F7-9D2A991F7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13</Pages>
  <Words>7365</Words>
  <Characters>41985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Wei</dc:creator>
  <cp:keywords/>
  <dc:description/>
  <cp:lastModifiedBy>Ke Wei</cp:lastModifiedBy>
  <cp:revision>2</cp:revision>
  <cp:lastPrinted>2019-09-25T21:27:00Z</cp:lastPrinted>
  <dcterms:created xsi:type="dcterms:W3CDTF">2019-09-18T21:58:00Z</dcterms:created>
  <dcterms:modified xsi:type="dcterms:W3CDTF">2019-10-15T15:51:00Z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7eaf3eed-c8d0-3c2a-94d3-7d359d2150ac</vt:lpwstr>
  </property>
  <property fmtid="{D5CDD505-2E9C-101B-9397-08002B2CF9AE}" pid="24" name="Mendeley Citation Style_1">
    <vt:lpwstr>http://www.zotero.org/styles/american-medical-association</vt:lpwstr>
  </property>
</Properties>
</file>